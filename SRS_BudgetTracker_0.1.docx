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ackground w:color="00B8FF"/>
  <w:body>
    <w:p w:rsidR="005D6B16" w:rsidRPr="0001003D" w:rsidRDefault="007B6FEB" w:rsidP="0001003D">
      <w:r w:rsidRPr="007B6FEB">
        <w:rPr>
          <w:noProof/>
          <w:lang w:val="de-DE" w:eastAsia="de-DE"/>
        </w:rPr>
        <w:pict>
          <v:rect id="Rechteck 1" o:spid="_x0000_s1026" style="position:absolute;left:0;text-align:left;margin-left:-74.95pt;margin-top:-87.05pt;width:600pt;height:9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" fillcolor="#ba022b" strokecolor="#4579b8 [3044]">
            <v:shadow on="t" opacity="22937f" mv:blur="40000f" origin=",.5" offset="0,23000emu"/>
            <v:path arrowok="t"/>
          </v:rect>
        </w:pict>
      </w:r>
      <w:r w:rsidR="004E494E">
        <w:rPr>
          <w:noProof/>
          <w:lang w:val="en-US" w:eastAsia="en-US"/>
        </w:rPr>
        <w:drawing>
          <wp:anchor distT="0" distB="0" distL="114300" distR="114300" simplePos="0" relativeHeight="251660288" behindDoc="0" locked="0" layoutInCell="1" allowOverlap="1">
            <wp:simplePos x="0" y="0"/>
            <wp:positionH relativeFrom="column">
              <wp:posOffset>1460500</wp:posOffset>
            </wp:positionH>
            <wp:positionV relativeFrom="paragraph">
              <wp:posOffset>-837565</wp:posOffset>
            </wp:positionV>
            <wp:extent cx="2997835" cy="659765"/>
            <wp:effectExtent l="0" t="0" r="0" b="635"/>
            <wp:wrapNone/>
            <wp:docPr id="7" name="Bild 1" descr="tvs-Logo-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vs-Logo-4c.jpg"/>
                    <pic:cNvPicPr>
                      <a:picLocks noChangeAspect="1" noChangeArrowheads="1"/>
                    </pic:cNvPicPr>
                  </pic:nvPicPr>
                  <pic:blipFill>
                    <a:blip r:embed="rId8" cstate="print">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97835" cy="659765"/>
                    </a:xfrm>
                    <a:prstGeom prst="rect">
                      <a:avLst/>
                    </a:prstGeom>
                    <a:noFill/>
                    <a:ln w="9525">
                      <a:noFill/>
                      <a:miter lim="800000"/>
                      <a:headEnd/>
                      <a:tailEnd/>
                    </a:ln>
                  </pic:spPr>
                </pic:pic>
              </a:graphicData>
            </a:graphic>
          </wp:anchor>
        </w:drawing>
      </w:r>
    </w:p>
    <w:p w:rsidR="008237CC" w:rsidRPr="0001003D" w:rsidRDefault="008237CC" w:rsidP="0001003D"/>
    <w:p w:rsidR="00A54A20" w:rsidRPr="0001003D" w:rsidRDefault="00A54A20" w:rsidP="0001003D">
      <w:pPr>
        <w:pStyle w:val="Dokumenttitel"/>
      </w:pPr>
    </w:p>
    <w:p w:rsidR="00B870AA" w:rsidRPr="00B870AA" w:rsidRDefault="006F318A" w:rsidP="00B870AA">
      <w:pPr>
        <w:pStyle w:val="Dokumenttitel"/>
        <w:jc w:val="center"/>
        <w:rPr>
          <w:sz w:val="72"/>
        </w:rPr>
      </w:pPr>
      <w:r>
        <w:rPr>
          <w:sz w:val="72"/>
        </w:rPr>
        <w:t>Budget Tracker</w:t>
      </w:r>
    </w:p>
    <w:p w:rsidR="00A54A20" w:rsidRDefault="00A54A20" w:rsidP="0001003D">
      <w:pPr>
        <w:pStyle w:val="Dokumenttitel"/>
      </w:pPr>
    </w:p>
    <w:p w:rsidR="00B870AA" w:rsidRPr="0001003D" w:rsidRDefault="00B870AA" w:rsidP="0001003D">
      <w:pPr>
        <w:pStyle w:val="Dokumenttitel"/>
      </w:pPr>
    </w:p>
    <w:p w:rsidR="00A54A20" w:rsidRPr="0001003D" w:rsidRDefault="006F318A" w:rsidP="00B5454B">
      <w:pPr>
        <w:pStyle w:val="Dokumenttitel"/>
        <w:jc w:val="center"/>
      </w:pPr>
      <w:r>
        <w:t>System Requirement Statement (SRS)</w:t>
      </w:r>
    </w:p>
    <w:p w:rsidR="00A54A20" w:rsidRPr="00241CCB" w:rsidRDefault="00A54A20" w:rsidP="00B5454B">
      <w:pPr>
        <w:pStyle w:val="Dokumenttitel"/>
        <w:jc w:val="center"/>
        <w:rPr>
          <w:sz w:val="32"/>
        </w:rPr>
      </w:pPr>
    </w:p>
    <w:p w:rsidR="00A54A20" w:rsidRPr="00241CCB" w:rsidRDefault="00A54A20" w:rsidP="00B5454B">
      <w:pPr>
        <w:pStyle w:val="Dokumenttitel"/>
        <w:jc w:val="center"/>
        <w:rPr>
          <w:sz w:val="32"/>
        </w:rPr>
      </w:pPr>
    </w:p>
    <w:p w:rsidR="00A54A20" w:rsidRPr="0001003D" w:rsidRDefault="00A54A20" w:rsidP="0001003D">
      <w:pPr>
        <w:pStyle w:val="Dokumenttitel"/>
      </w:pPr>
      <w:bookmarkStart w:id="0" w:name="OLE_LINK2"/>
      <w:bookmarkStart w:id="1" w:name="OLE_LINK3"/>
    </w:p>
    <w:p w:rsidR="00A54A20" w:rsidRDefault="00A54A20" w:rsidP="0001003D">
      <w:pPr>
        <w:pStyle w:val="Dokumenttitel"/>
      </w:pPr>
    </w:p>
    <w:p w:rsidR="00241CCB" w:rsidRDefault="00241CCB" w:rsidP="0001003D">
      <w:pPr>
        <w:pStyle w:val="Dokumenttitel"/>
      </w:pPr>
    </w:p>
    <w:p w:rsidR="00241CCB" w:rsidRPr="0001003D" w:rsidRDefault="00241CCB" w:rsidP="0001003D">
      <w:pPr>
        <w:pStyle w:val="Dokumenttitel"/>
      </w:pPr>
    </w:p>
    <w:bookmarkEnd w:id="0"/>
    <w:bookmarkEnd w:id="1"/>
    <w:p w:rsidR="00A54A20" w:rsidRDefault="00A54A20" w:rsidP="0001003D">
      <w:pPr>
        <w:pStyle w:val="Dokumenttitel"/>
        <w:rPr>
          <w:sz w:val="24"/>
          <w:szCs w:val="24"/>
        </w:rPr>
      </w:pPr>
    </w:p>
    <w:p w:rsidR="00241CCB" w:rsidRDefault="00241CCB" w:rsidP="0001003D">
      <w:pPr>
        <w:pStyle w:val="Dokumenttitel"/>
        <w:rPr>
          <w:sz w:val="24"/>
          <w:szCs w:val="24"/>
        </w:rPr>
      </w:pPr>
    </w:p>
    <w:p w:rsidR="00241CCB" w:rsidRDefault="00241CCB" w:rsidP="0001003D">
      <w:pPr>
        <w:pStyle w:val="Dokumenttitel"/>
        <w:rPr>
          <w:sz w:val="24"/>
          <w:szCs w:val="24"/>
        </w:rPr>
      </w:pPr>
    </w:p>
    <w:p w:rsidR="00241CCB" w:rsidRDefault="00241CCB" w:rsidP="0001003D">
      <w:pPr>
        <w:pStyle w:val="Dokumenttitel"/>
        <w:rPr>
          <w:sz w:val="24"/>
          <w:szCs w:val="24"/>
        </w:rPr>
      </w:pPr>
    </w:p>
    <w:p w:rsidR="00241CCB" w:rsidRDefault="00241CCB" w:rsidP="0001003D">
      <w:pPr>
        <w:pStyle w:val="Dokumenttitel"/>
        <w:rPr>
          <w:sz w:val="24"/>
          <w:szCs w:val="24"/>
        </w:rPr>
      </w:pPr>
    </w:p>
    <w:p w:rsidR="00241CCB" w:rsidRPr="00241CCB" w:rsidRDefault="00241CCB" w:rsidP="0001003D">
      <w:pPr>
        <w:pStyle w:val="Dokumenttitel"/>
        <w:rPr>
          <w:sz w:val="24"/>
          <w:szCs w:val="24"/>
        </w:rPr>
      </w:pPr>
    </w:p>
    <w:p w:rsidR="00A54A20" w:rsidRPr="00241CCB" w:rsidRDefault="00A54A20" w:rsidP="0001003D">
      <w:pPr>
        <w:rPr>
          <w:szCs w:val="24"/>
          <w:lang w:val="en-US"/>
        </w:rPr>
      </w:pPr>
    </w:p>
    <w:p w:rsidR="008237CC" w:rsidRPr="0001003D" w:rsidRDefault="007B6FEB" w:rsidP="0001003D">
      <w:pPr>
        <w:rPr>
          <w:b/>
          <w:sz w:val="40"/>
        </w:rPr>
      </w:pPr>
      <w:r w:rsidRPr="007B6FEB">
        <w:rPr>
          <w:noProof/>
          <w:lang w:val="de-DE" w:eastAsia="de-DE"/>
        </w:rPr>
        <w:pict>
          <v:shapetype id="_x0000_t202" coordsize="21600,21600" o:spt="202" path="m0,0l0,21600,21600,21600,21600,0xe">
            <v:stroke joinstyle="miter"/>
            <v:path gradientshapeok="t" o:connecttype="rect"/>
          </v:shapetype>
          <v:shape id="Textfeld 4" o:spid="_x0000_s1029" type="#_x0000_t202" style="position:absolute;left:0;text-align:left;margin-left:385pt;margin-top:265.4pt;width:130pt;height:18.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" filled="f" stroked="f">
            <v:textbox>
              <w:txbxContent>
                <w:p w:rsidR="004402E5" w:rsidRPr="00B5454B" w:rsidRDefault="004402E5" w:rsidP="00B5454B">
                  <w:pPr>
                    <w:jc w:val="right"/>
                    <w:rPr>
                      <w:b/>
                      <w:color w:val="FFFFFF" w:themeColor="background1"/>
                    </w:rPr>
                  </w:pPr>
                  <w:r>
                    <w:rPr>
                      <w:b/>
                      <w:color w:val="FFFFFF" w:themeColor="background1"/>
                    </w:rPr>
                    <w:t>Version: 0.1</w:t>
                  </w:r>
                </w:p>
              </w:txbxContent>
            </v:textbox>
            <w10:wrap type="square"/>
          </v:shape>
        </w:pict>
      </w:r>
      <w:r w:rsidRPr="007B6FEB">
        <w:rPr>
          <w:noProof/>
          <w:lang w:val="de-DE" w:eastAsia="de-DE"/>
        </w:rPr>
        <w:pict>
          <v:shape id="Textfeld 3" o:spid="_x0000_s1027" type="#_x0000_t202" style="position:absolute;left:0;text-align:left;margin-left:-64.95pt;margin-top:265.5pt;width:130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" filled="f" stroked="f">
            <v:textbox>
              <w:txbxContent>
                <w:p w:rsidR="004402E5" w:rsidRPr="00B5454B" w:rsidRDefault="004402E5">
                  <w:pPr>
                    <w:rPr>
                      <w:b/>
                      <w:color w:val="FFFFFF" w:themeColor="background1"/>
                    </w:rPr>
                  </w:pPr>
                  <w:r w:rsidRPr="00B5454B">
                    <w:rPr>
                      <w:b/>
                      <w:color w:val="FFFFFF" w:themeColor="background1"/>
                    </w:rPr>
                    <w:t xml:space="preserve">the virtual </w:t>
                  </w:r>
                  <w:r>
                    <w:rPr>
                      <w:b/>
                      <w:color w:val="FFFFFF" w:themeColor="background1"/>
                    </w:rPr>
                    <w:t>solution</w:t>
                  </w:r>
                </w:p>
              </w:txbxContent>
            </v:textbox>
            <w10:wrap type="square"/>
          </v:shape>
        </w:pict>
      </w:r>
      <w:r w:rsidRPr="007B6FEB">
        <w:rPr>
          <w:noProof/>
          <w:lang w:val="de-DE" w:eastAsia="de-DE"/>
        </w:rPr>
        <w:pict>
          <v:rect id="_x0000_s1028" style="position:absolute;left:0;text-align:left;margin-left:-74.95pt;margin-top:259.9pt;width:600pt;height:30.7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" fillcolor="#ba022b" strokecolor="#4579b8 [3044]">
            <v:shadow on="t" opacity="22937f" mv:blur="40000f" origin=",.5" offset="0,23000emu"/>
          </v:rect>
        </w:pict>
      </w:r>
      <w:r w:rsidR="00C74FF7" w:rsidRPr="0001003D">
        <w:rPr>
          <w:lang w:val="en-US"/>
        </w:rPr>
        <w:br w:type="page"/>
      </w:r>
      <w:r w:rsidR="00C74FF7" w:rsidRPr="0001003D">
        <w:rPr>
          <w:b/>
          <w:sz w:val="40"/>
        </w:rPr>
        <w:t>Content</w:t>
      </w:r>
    </w:p>
    <w:p w:rsidR="00A42CE3" w:rsidRPr="0001003D" w:rsidRDefault="00A42CE3" w:rsidP="0001003D"/>
    <w:p w:rsidR="00244C49" w:rsidRDefault="007B6FEB">
      <w:pPr>
        <w:pStyle w:val="TOC1"/>
        <w:tabs>
          <w:tab w:val="left" w:pos="382"/>
        </w:tabs>
        <w:rPr>
          <w:rFonts w:eastAsiaTheme="minorEastAsia" w:cstheme="minorBidi"/>
          <w:b w:val="0"/>
          <w:noProof/>
          <w:szCs w:val="24"/>
          <w:lang w:val="en-US" w:eastAsia="en-US"/>
        </w:rPr>
      </w:pPr>
      <w:r w:rsidRPr="007B6FEB">
        <w:rPr>
          <w:b w:val="0"/>
          <w:sz w:val="20"/>
          <w:szCs w:val="20"/>
        </w:rPr>
        <w:fldChar w:fldCharType="begin"/>
      </w:r>
      <w:r w:rsidR="003E7B0B">
        <w:rPr>
          <w:b w:val="0"/>
          <w:sz w:val="20"/>
          <w:szCs w:val="20"/>
        </w:rPr>
        <w:instrText xml:space="preserve"> TOC \o "1-3" </w:instrText>
      </w:r>
      <w:r w:rsidRPr="007B6FEB">
        <w:rPr>
          <w:b w:val="0"/>
          <w:sz w:val="20"/>
          <w:szCs w:val="20"/>
        </w:rPr>
        <w:fldChar w:fldCharType="separate"/>
      </w:r>
      <w:r w:rsidR="00244C49">
        <w:rPr>
          <w:noProof/>
        </w:rPr>
        <w:t>1</w:t>
      </w:r>
      <w:r w:rsidR="00244C49">
        <w:rPr>
          <w:rFonts w:eastAsiaTheme="minorEastAsia" w:cstheme="minorBidi"/>
          <w:b w:val="0"/>
          <w:noProof/>
          <w:szCs w:val="24"/>
          <w:lang w:val="en-US" w:eastAsia="en-US"/>
        </w:rPr>
        <w:tab/>
      </w:r>
      <w:r w:rsidR="00244C49">
        <w:rPr>
          <w:noProof/>
        </w:rPr>
        <w:t>Introduction</w:t>
      </w:r>
      <w:r w:rsidR="00244C49">
        <w:rPr>
          <w:noProof/>
        </w:rPr>
        <w:tab/>
      </w:r>
      <w:r w:rsidR="00244C49">
        <w:rPr>
          <w:noProof/>
        </w:rPr>
        <w:fldChar w:fldCharType="begin"/>
      </w:r>
      <w:r w:rsidR="00244C49">
        <w:rPr>
          <w:noProof/>
        </w:rPr>
        <w:instrText xml:space="preserve"> PAGEREF _Toc192755388 \h </w:instrText>
      </w:r>
      <w:r w:rsidR="00D8112F">
        <w:rPr>
          <w:noProof/>
        </w:rPr>
      </w:r>
      <w:r w:rsidR="00244C49">
        <w:rPr>
          <w:noProof/>
        </w:rPr>
        <w:fldChar w:fldCharType="separate"/>
      </w:r>
      <w:r w:rsidR="004402E5">
        <w:rPr>
          <w:noProof/>
        </w:rPr>
        <w:t>5</w:t>
      </w:r>
      <w:r w:rsidR="00244C49">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1.1</w:t>
      </w:r>
      <w:r>
        <w:rPr>
          <w:rFonts w:eastAsiaTheme="minorEastAsia" w:cstheme="minorBidi"/>
          <w:b w:val="0"/>
          <w:noProof/>
          <w:szCs w:val="24"/>
          <w:lang w:val="en-US" w:eastAsia="en-US"/>
        </w:rPr>
        <w:tab/>
      </w:r>
      <w:r>
        <w:rPr>
          <w:noProof/>
        </w:rPr>
        <w:t>Purpose</w:t>
      </w:r>
      <w:r>
        <w:rPr>
          <w:noProof/>
        </w:rPr>
        <w:tab/>
      </w:r>
      <w:r>
        <w:rPr>
          <w:noProof/>
        </w:rPr>
        <w:fldChar w:fldCharType="begin"/>
      </w:r>
      <w:r>
        <w:rPr>
          <w:noProof/>
        </w:rPr>
        <w:instrText xml:space="preserve"> PAGEREF _Toc192755389 \h </w:instrText>
      </w:r>
      <w:r w:rsidR="00D8112F">
        <w:rPr>
          <w:noProof/>
        </w:rPr>
      </w:r>
      <w:r>
        <w:rPr>
          <w:noProof/>
        </w:rPr>
        <w:fldChar w:fldCharType="separate"/>
      </w:r>
      <w:r w:rsidR="004402E5">
        <w:rPr>
          <w:noProof/>
        </w:rPr>
        <w:t>5</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1.2</w:t>
      </w:r>
      <w:r>
        <w:rPr>
          <w:rFonts w:eastAsiaTheme="minorEastAsia" w:cstheme="minorBidi"/>
          <w:b w:val="0"/>
          <w:noProof/>
          <w:szCs w:val="24"/>
          <w:lang w:val="en-US" w:eastAsia="en-US"/>
        </w:rPr>
        <w:tab/>
      </w:r>
      <w:r>
        <w:rPr>
          <w:noProof/>
        </w:rPr>
        <w:t>Scope</w:t>
      </w:r>
      <w:r>
        <w:rPr>
          <w:noProof/>
        </w:rPr>
        <w:tab/>
      </w:r>
      <w:r>
        <w:rPr>
          <w:noProof/>
        </w:rPr>
        <w:fldChar w:fldCharType="begin"/>
      </w:r>
      <w:r>
        <w:rPr>
          <w:noProof/>
        </w:rPr>
        <w:instrText xml:space="preserve"> PAGEREF _Toc192755390 \h </w:instrText>
      </w:r>
      <w:r w:rsidR="00D8112F">
        <w:rPr>
          <w:noProof/>
        </w:rPr>
      </w:r>
      <w:r>
        <w:rPr>
          <w:noProof/>
        </w:rPr>
        <w:fldChar w:fldCharType="separate"/>
      </w:r>
      <w:r w:rsidR="004402E5">
        <w:rPr>
          <w:noProof/>
        </w:rPr>
        <w:t>5</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1.3</w:t>
      </w:r>
      <w:r>
        <w:rPr>
          <w:rFonts w:eastAsiaTheme="minorEastAsia" w:cstheme="minorBidi"/>
          <w:b w:val="0"/>
          <w:noProof/>
          <w:szCs w:val="24"/>
          <w:lang w:val="en-US" w:eastAsia="en-US"/>
        </w:rPr>
        <w:tab/>
      </w:r>
      <w:r>
        <w:rPr>
          <w:noProof/>
        </w:rPr>
        <w:t>Glossary</w:t>
      </w:r>
      <w:r>
        <w:rPr>
          <w:noProof/>
        </w:rPr>
        <w:tab/>
      </w:r>
      <w:r>
        <w:rPr>
          <w:noProof/>
        </w:rPr>
        <w:fldChar w:fldCharType="begin"/>
      </w:r>
      <w:r>
        <w:rPr>
          <w:noProof/>
        </w:rPr>
        <w:instrText xml:space="preserve"> PAGEREF _Toc192755391 \h </w:instrText>
      </w:r>
      <w:r w:rsidR="00D8112F">
        <w:rPr>
          <w:noProof/>
        </w:rPr>
      </w:r>
      <w:r>
        <w:rPr>
          <w:noProof/>
        </w:rPr>
        <w:fldChar w:fldCharType="separate"/>
      </w:r>
      <w:r w:rsidR="004402E5">
        <w:rPr>
          <w:noProof/>
        </w:rPr>
        <w:t>5</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1.4</w:t>
      </w:r>
      <w:r>
        <w:rPr>
          <w:rFonts w:eastAsiaTheme="minorEastAsia" w:cstheme="minorBidi"/>
          <w:b w:val="0"/>
          <w:noProof/>
          <w:szCs w:val="24"/>
          <w:lang w:val="en-US" w:eastAsia="en-US"/>
        </w:rPr>
        <w:tab/>
      </w:r>
      <w:r>
        <w:rPr>
          <w:noProof/>
        </w:rPr>
        <w:t>References</w:t>
      </w:r>
      <w:r>
        <w:rPr>
          <w:noProof/>
        </w:rPr>
        <w:tab/>
      </w:r>
      <w:r>
        <w:rPr>
          <w:noProof/>
        </w:rPr>
        <w:fldChar w:fldCharType="begin"/>
      </w:r>
      <w:r>
        <w:rPr>
          <w:noProof/>
        </w:rPr>
        <w:instrText xml:space="preserve"> PAGEREF _Toc192755392 \h </w:instrText>
      </w:r>
      <w:r w:rsidR="00D8112F">
        <w:rPr>
          <w:noProof/>
        </w:rPr>
      </w:r>
      <w:r>
        <w:rPr>
          <w:noProof/>
        </w:rPr>
        <w:fldChar w:fldCharType="separate"/>
      </w:r>
      <w:r w:rsidR="004402E5">
        <w:rPr>
          <w:noProof/>
        </w:rPr>
        <w:t>5</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2</w:t>
      </w:r>
      <w:r>
        <w:rPr>
          <w:rFonts w:eastAsiaTheme="minorEastAsia" w:cstheme="minorBidi"/>
          <w:b w:val="0"/>
          <w:noProof/>
          <w:szCs w:val="24"/>
          <w:lang w:val="en-US" w:eastAsia="en-US"/>
        </w:rPr>
        <w:tab/>
      </w:r>
      <w:r>
        <w:rPr>
          <w:noProof/>
        </w:rPr>
        <w:t>System Requirements</w:t>
      </w:r>
      <w:r>
        <w:rPr>
          <w:noProof/>
        </w:rPr>
        <w:tab/>
      </w:r>
      <w:r>
        <w:rPr>
          <w:noProof/>
        </w:rPr>
        <w:fldChar w:fldCharType="begin"/>
      </w:r>
      <w:r>
        <w:rPr>
          <w:noProof/>
        </w:rPr>
        <w:instrText xml:space="preserve"> PAGEREF _Toc192755393 \h </w:instrText>
      </w:r>
      <w:r w:rsidR="00D8112F">
        <w:rPr>
          <w:noProof/>
        </w:rPr>
      </w:r>
      <w:r>
        <w:rPr>
          <w:noProof/>
        </w:rPr>
        <w:fldChar w:fldCharType="separate"/>
      </w:r>
      <w:r w:rsidR="004402E5">
        <w:rPr>
          <w:noProof/>
        </w:rPr>
        <w:t>7</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2.1</w:t>
      </w:r>
      <w:r>
        <w:rPr>
          <w:rFonts w:eastAsiaTheme="minorEastAsia" w:cstheme="minorBidi"/>
          <w:b w:val="0"/>
          <w:noProof/>
          <w:szCs w:val="24"/>
          <w:lang w:val="en-US" w:eastAsia="en-US"/>
        </w:rPr>
        <w:tab/>
      </w:r>
      <w:r>
        <w:rPr>
          <w:noProof/>
        </w:rPr>
        <w:t>General User Interface Requirements</w:t>
      </w:r>
      <w:r>
        <w:rPr>
          <w:noProof/>
        </w:rPr>
        <w:tab/>
      </w:r>
      <w:r>
        <w:rPr>
          <w:noProof/>
        </w:rPr>
        <w:fldChar w:fldCharType="begin"/>
      </w:r>
      <w:r>
        <w:rPr>
          <w:noProof/>
        </w:rPr>
        <w:instrText xml:space="preserve"> PAGEREF _Toc192755394 \h </w:instrText>
      </w:r>
      <w:r w:rsidR="00D8112F">
        <w:rPr>
          <w:noProof/>
        </w:rPr>
      </w:r>
      <w:r>
        <w:rPr>
          <w:noProof/>
        </w:rPr>
        <w:fldChar w:fldCharType="separate"/>
      </w:r>
      <w:r w:rsidR="004402E5">
        <w:rPr>
          <w:noProof/>
        </w:rPr>
        <w:t>7</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2.2</w:t>
      </w:r>
      <w:r>
        <w:rPr>
          <w:rFonts w:eastAsiaTheme="minorEastAsia" w:cstheme="minorBidi"/>
          <w:b w:val="0"/>
          <w:noProof/>
          <w:szCs w:val="24"/>
          <w:lang w:val="en-US" w:eastAsia="en-US"/>
        </w:rPr>
        <w:tab/>
      </w:r>
      <w:r>
        <w:rPr>
          <w:noProof/>
        </w:rPr>
        <w:t>Functional Requirements</w:t>
      </w:r>
      <w:r>
        <w:rPr>
          <w:noProof/>
        </w:rPr>
        <w:tab/>
      </w:r>
      <w:r>
        <w:rPr>
          <w:noProof/>
        </w:rPr>
        <w:fldChar w:fldCharType="begin"/>
      </w:r>
      <w:r>
        <w:rPr>
          <w:noProof/>
        </w:rPr>
        <w:instrText xml:space="preserve"> PAGEREF _Toc192755395 \h </w:instrText>
      </w:r>
      <w:r w:rsidR="00D8112F">
        <w:rPr>
          <w:noProof/>
        </w:rPr>
      </w:r>
      <w:r>
        <w:rPr>
          <w:noProof/>
        </w:rPr>
        <w:fldChar w:fldCharType="separate"/>
      </w:r>
      <w:r w:rsidR="004402E5">
        <w:rPr>
          <w:noProof/>
        </w:rPr>
        <w:t>7</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2.3</w:t>
      </w:r>
      <w:r>
        <w:rPr>
          <w:rFonts w:eastAsiaTheme="minorEastAsia" w:cstheme="minorBidi"/>
          <w:b w:val="0"/>
          <w:noProof/>
          <w:szCs w:val="24"/>
          <w:lang w:val="en-US" w:eastAsia="en-US"/>
        </w:rPr>
        <w:tab/>
      </w:r>
      <w:r>
        <w:rPr>
          <w:noProof/>
        </w:rPr>
        <w:t>Technical Requirements</w:t>
      </w:r>
      <w:r>
        <w:rPr>
          <w:noProof/>
        </w:rPr>
        <w:tab/>
      </w:r>
      <w:r>
        <w:rPr>
          <w:noProof/>
        </w:rPr>
        <w:fldChar w:fldCharType="begin"/>
      </w:r>
      <w:r>
        <w:rPr>
          <w:noProof/>
        </w:rPr>
        <w:instrText xml:space="preserve"> PAGEREF _Toc192755396 \h </w:instrText>
      </w:r>
      <w:r w:rsidR="00D8112F">
        <w:rPr>
          <w:noProof/>
        </w:rPr>
      </w:r>
      <w:r>
        <w:rPr>
          <w:noProof/>
        </w:rPr>
        <w:fldChar w:fldCharType="separate"/>
      </w:r>
      <w:r w:rsidR="004402E5">
        <w:rPr>
          <w:noProof/>
        </w:rPr>
        <w:t>8</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3</w:t>
      </w:r>
      <w:r>
        <w:rPr>
          <w:rFonts w:eastAsiaTheme="minorEastAsia" w:cstheme="minorBidi"/>
          <w:b w:val="0"/>
          <w:noProof/>
          <w:szCs w:val="24"/>
          <w:lang w:val="en-US" w:eastAsia="en-US"/>
        </w:rPr>
        <w:tab/>
      </w:r>
      <w:r>
        <w:rPr>
          <w:noProof/>
        </w:rPr>
        <w:t>System Scope</w:t>
      </w:r>
      <w:r>
        <w:rPr>
          <w:noProof/>
        </w:rPr>
        <w:tab/>
      </w:r>
      <w:r>
        <w:rPr>
          <w:noProof/>
        </w:rPr>
        <w:fldChar w:fldCharType="begin"/>
      </w:r>
      <w:r>
        <w:rPr>
          <w:noProof/>
        </w:rPr>
        <w:instrText xml:space="preserve"> PAGEREF _Toc192755397 \h </w:instrText>
      </w:r>
      <w:r w:rsidR="00D8112F">
        <w:rPr>
          <w:noProof/>
        </w:rPr>
      </w:r>
      <w:r>
        <w:rPr>
          <w:noProof/>
        </w:rPr>
        <w:fldChar w:fldCharType="separate"/>
      </w:r>
      <w:r w:rsidR="004402E5">
        <w:rPr>
          <w:noProof/>
        </w:rPr>
        <w:t>8</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4</w:t>
      </w:r>
      <w:r>
        <w:rPr>
          <w:rFonts w:eastAsiaTheme="minorEastAsia" w:cstheme="minorBidi"/>
          <w:b w:val="0"/>
          <w:noProof/>
          <w:szCs w:val="24"/>
          <w:lang w:val="en-US" w:eastAsia="en-US"/>
        </w:rPr>
        <w:tab/>
      </w:r>
      <w:r>
        <w:rPr>
          <w:noProof/>
        </w:rPr>
        <w:t>Business Process and Data Definition</w:t>
      </w:r>
      <w:r>
        <w:rPr>
          <w:noProof/>
        </w:rPr>
        <w:tab/>
      </w:r>
      <w:r>
        <w:rPr>
          <w:noProof/>
        </w:rPr>
        <w:fldChar w:fldCharType="begin"/>
      </w:r>
      <w:r>
        <w:rPr>
          <w:noProof/>
        </w:rPr>
        <w:instrText xml:space="preserve"> PAGEREF _Toc192755398 \h </w:instrText>
      </w:r>
      <w:r w:rsidR="00D8112F">
        <w:rPr>
          <w:noProof/>
        </w:rPr>
      </w:r>
      <w:r>
        <w:rPr>
          <w:noProof/>
        </w:rPr>
        <w:fldChar w:fldCharType="separate"/>
      </w:r>
      <w:r w:rsidR="004402E5">
        <w:rPr>
          <w:noProof/>
        </w:rPr>
        <w:t>8</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5</w:t>
      </w:r>
      <w:r>
        <w:rPr>
          <w:rFonts w:eastAsiaTheme="minorEastAsia" w:cstheme="minorBidi"/>
          <w:b w:val="0"/>
          <w:noProof/>
          <w:szCs w:val="24"/>
          <w:lang w:val="en-US" w:eastAsia="en-US"/>
        </w:rPr>
        <w:tab/>
      </w:r>
      <w:r>
        <w:rPr>
          <w:noProof/>
        </w:rPr>
        <w:t>Functional Decomposition</w:t>
      </w:r>
      <w:r>
        <w:rPr>
          <w:noProof/>
        </w:rPr>
        <w:tab/>
      </w:r>
      <w:r>
        <w:rPr>
          <w:noProof/>
        </w:rPr>
        <w:fldChar w:fldCharType="begin"/>
      </w:r>
      <w:r>
        <w:rPr>
          <w:noProof/>
        </w:rPr>
        <w:instrText xml:space="preserve"> PAGEREF _Toc192755399 \h </w:instrText>
      </w:r>
      <w:r w:rsidR="00D8112F">
        <w:rPr>
          <w:noProof/>
        </w:rPr>
      </w:r>
      <w:r>
        <w:rPr>
          <w:noProof/>
        </w:rPr>
        <w:fldChar w:fldCharType="separate"/>
      </w:r>
      <w:r w:rsidR="004402E5">
        <w:rPr>
          <w:noProof/>
        </w:rPr>
        <w:t>9</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5.1</w:t>
      </w:r>
      <w:r>
        <w:rPr>
          <w:rFonts w:eastAsiaTheme="minorEastAsia" w:cstheme="minorBidi"/>
          <w:b w:val="0"/>
          <w:noProof/>
          <w:szCs w:val="24"/>
          <w:lang w:val="en-US" w:eastAsia="en-US"/>
        </w:rPr>
        <w:tab/>
      </w:r>
      <w:r>
        <w:rPr>
          <w:noProof/>
        </w:rPr>
        <w:t>System overview</w:t>
      </w:r>
      <w:r>
        <w:rPr>
          <w:noProof/>
        </w:rPr>
        <w:tab/>
      </w:r>
      <w:r>
        <w:rPr>
          <w:noProof/>
        </w:rPr>
        <w:fldChar w:fldCharType="begin"/>
      </w:r>
      <w:r>
        <w:rPr>
          <w:noProof/>
        </w:rPr>
        <w:instrText xml:space="preserve"> PAGEREF _Toc192755400 \h </w:instrText>
      </w:r>
      <w:r w:rsidR="00D8112F">
        <w:rPr>
          <w:noProof/>
        </w:rPr>
      </w:r>
      <w:r>
        <w:rPr>
          <w:noProof/>
        </w:rPr>
        <w:fldChar w:fldCharType="separate"/>
      </w:r>
      <w:r w:rsidR="004402E5">
        <w:rPr>
          <w:noProof/>
        </w:rPr>
        <w:t>9</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5.2</w:t>
      </w:r>
      <w:r>
        <w:rPr>
          <w:rFonts w:eastAsiaTheme="minorEastAsia" w:cstheme="minorBidi"/>
          <w:b w:val="0"/>
          <w:noProof/>
          <w:szCs w:val="24"/>
          <w:lang w:val="en-US" w:eastAsia="en-US"/>
        </w:rPr>
        <w:tab/>
      </w:r>
      <w:r>
        <w:rPr>
          <w:noProof/>
        </w:rPr>
        <w:t>Module:  Registering new user</w:t>
      </w:r>
      <w:r>
        <w:rPr>
          <w:noProof/>
        </w:rPr>
        <w:tab/>
      </w:r>
      <w:r>
        <w:rPr>
          <w:noProof/>
        </w:rPr>
        <w:fldChar w:fldCharType="begin"/>
      </w:r>
      <w:r>
        <w:rPr>
          <w:noProof/>
        </w:rPr>
        <w:instrText xml:space="preserve"> PAGEREF _Toc192755401 \h </w:instrText>
      </w:r>
      <w:r w:rsidR="00D8112F">
        <w:rPr>
          <w:noProof/>
        </w:rPr>
      </w:r>
      <w:r>
        <w:rPr>
          <w:noProof/>
        </w:rPr>
        <w:fldChar w:fldCharType="separate"/>
      </w:r>
      <w:r w:rsidR="004402E5">
        <w:rPr>
          <w:noProof/>
        </w:rPr>
        <w:t>9</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5.3</w:t>
      </w:r>
      <w:r>
        <w:rPr>
          <w:rFonts w:eastAsiaTheme="minorEastAsia" w:cstheme="minorBidi"/>
          <w:b w:val="0"/>
          <w:noProof/>
          <w:szCs w:val="24"/>
          <w:lang w:val="en-US" w:eastAsia="en-US"/>
        </w:rPr>
        <w:tab/>
      </w:r>
      <w:r>
        <w:rPr>
          <w:noProof/>
        </w:rPr>
        <w:t>Module: Login/Logout</w:t>
      </w:r>
      <w:r>
        <w:rPr>
          <w:noProof/>
        </w:rPr>
        <w:tab/>
      </w:r>
      <w:r>
        <w:rPr>
          <w:noProof/>
        </w:rPr>
        <w:fldChar w:fldCharType="begin"/>
      </w:r>
      <w:r>
        <w:rPr>
          <w:noProof/>
        </w:rPr>
        <w:instrText xml:space="preserve"> PAGEREF _Toc192755402 \h </w:instrText>
      </w:r>
      <w:r w:rsidR="00D8112F">
        <w:rPr>
          <w:noProof/>
        </w:rPr>
      </w:r>
      <w:r>
        <w:rPr>
          <w:noProof/>
        </w:rPr>
        <w:fldChar w:fldCharType="separate"/>
      </w:r>
      <w:r w:rsidR="004402E5">
        <w:rPr>
          <w:noProof/>
        </w:rPr>
        <w:t>10</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5.4</w:t>
      </w:r>
      <w:r>
        <w:rPr>
          <w:rFonts w:eastAsiaTheme="minorEastAsia" w:cstheme="minorBidi"/>
          <w:b w:val="0"/>
          <w:noProof/>
          <w:szCs w:val="24"/>
          <w:lang w:val="en-US" w:eastAsia="en-US"/>
        </w:rPr>
        <w:tab/>
      </w:r>
      <w:r>
        <w:rPr>
          <w:noProof/>
        </w:rPr>
        <w:t>Module:  Adding/Editing accounts</w:t>
      </w:r>
      <w:r>
        <w:rPr>
          <w:noProof/>
        </w:rPr>
        <w:tab/>
      </w:r>
      <w:r>
        <w:rPr>
          <w:noProof/>
        </w:rPr>
        <w:fldChar w:fldCharType="begin"/>
      </w:r>
      <w:r>
        <w:rPr>
          <w:noProof/>
        </w:rPr>
        <w:instrText xml:space="preserve"> PAGEREF _Toc192755403 \h </w:instrText>
      </w:r>
      <w:r w:rsidR="00D8112F">
        <w:rPr>
          <w:noProof/>
        </w:rPr>
      </w:r>
      <w:r>
        <w:rPr>
          <w:noProof/>
        </w:rPr>
        <w:fldChar w:fldCharType="separate"/>
      </w:r>
      <w:r w:rsidR="004402E5">
        <w:rPr>
          <w:noProof/>
        </w:rPr>
        <w:t>11</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5.5</w:t>
      </w:r>
      <w:r>
        <w:rPr>
          <w:rFonts w:eastAsiaTheme="minorEastAsia" w:cstheme="minorBidi"/>
          <w:b w:val="0"/>
          <w:noProof/>
          <w:szCs w:val="24"/>
          <w:lang w:val="en-US" w:eastAsia="en-US"/>
        </w:rPr>
        <w:tab/>
      </w:r>
      <w:r>
        <w:rPr>
          <w:noProof/>
        </w:rPr>
        <w:t>Module: Adding/Editing Incomes</w:t>
      </w:r>
      <w:r>
        <w:rPr>
          <w:noProof/>
        </w:rPr>
        <w:tab/>
      </w:r>
      <w:r>
        <w:rPr>
          <w:noProof/>
        </w:rPr>
        <w:fldChar w:fldCharType="begin"/>
      </w:r>
      <w:r>
        <w:rPr>
          <w:noProof/>
        </w:rPr>
        <w:instrText xml:space="preserve"> PAGEREF _Toc192755404 \h </w:instrText>
      </w:r>
      <w:r w:rsidR="00D8112F">
        <w:rPr>
          <w:noProof/>
        </w:rPr>
      </w:r>
      <w:r>
        <w:rPr>
          <w:noProof/>
        </w:rPr>
        <w:fldChar w:fldCharType="separate"/>
      </w:r>
      <w:r w:rsidR="004402E5">
        <w:rPr>
          <w:noProof/>
        </w:rPr>
        <w:t>14</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5.6</w:t>
      </w:r>
      <w:r>
        <w:rPr>
          <w:rFonts w:eastAsiaTheme="minorEastAsia" w:cstheme="minorBidi"/>
          <w:b w:val="0"/>
          <w:noProof/>
          <w:szCs w:val="24"/>
          <w:lang w:val="en-US" w:eastAsia="en-US"/>
        </w:rPr>
        <w:tab/>
      </w:r>
      <w:r>
        <w:rPr>
          <w:noProof/>
        </w:rPr>
        <w:t>Module: Adding/Editing Outcomes</w:t>
      </w:r>
      <w:r>
        <w:rPr>
          <w:noProof/>
        </w:rPr>
        <w:tab/>
      </w:r>
      <w:r>
        <w:rPr>
          <w:noProof/>
        </w:rPr>
        <w:fldChar w:fldCharType="begin"/>
      </w:r>
      <w:r>
        <w:rPr>
          <w:noProof/>
        </w:rPr>
        <w:instrText xml:space="preserve"> PAGEREF _Toc192755405 \h </w:instrText>
      </w:r>
      <w:r w:rsidR="00D8112F">
        <w:rPr>
          <w:noProof/>
        </w:rPr>
      </w:r>
      <w:r>
        <w:rPr>
          <w:noProof/>
        </w:rPr>
        <w:fldChar w:fldCharType="separate"/>
      </w:r>
      <w:r w:rsidR="004402E5">
        <w:rPr>
          <w:noProof/>
        </w:rPr>
        <w:t>15</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5.7</w:t>
      </w:r>
      <w:r>
        <w:rPr>
          <w:rFonts w:eastAsiaTheme="minorEastAsia" w:cstheme="minorBidi"/>
          <w:b w:val="0"/>
          <w:noProof/>
          <w:szCs w:val="24"/>
          <w:lang w:val="en-US" w:eastAsia="en-US"/>
        </w:rPr>
        <w:tab/>
      </w:r>
      <w:r>
        <w:rPr>
          <w:noProof/>
        </w:rPr>
        <w:t>Module: Adding/Editing Bills</w:t>
      </w:r>
      <w:r>
        <w:rPr>
          <w:noProof/>
        </w:rPr>
        <w:tab/>
      </w:r>
      <w:r>
        <w:rPr>
          <w:noProof/>
        </w:rPr>
        <w:fldChar w:fldCharType="begin"/>
      </w:r>
      <w:r>
        <w:rPr>
          <w:noProof/>
        </w:rPr>
        <w:instrText xml:space="preserve"> PAGEREF _Toc192755406 \h </w:instrText>
      </w:r>
      <w:r w:rsidR="00D8112F">
        <w:rPr>
          <w:noProof/>
        </w:rPr>
      </w:r>
      <w:r>
        <w:rPr>
          <w:noProof/>
        </w:rPr>
        <w:fldChar w:fldCharType="separate"/>
      </w:r>
      <w:r w:rsidR="004402E5">
        <w:rPr>
          <w:noProof/>
        </w:rPr>
        <w:t>19</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5.8</w:t>
      </w:r>
      <w:r>
        <w:rPr>
          <w:rFonts w:eastAsiaTheme="minorEastAsia" w:cstheme="minorBidi"/>
          <w:b w:val="0"/>
          <w:noProof/>
          <w:szCs w:val="24"/>
          <w:lang w:val="en-US" w:eastAsia="en-US"/>
        </w:rPr>
        <w:tab/>
      </w:r>
      <w:r>
        <w:rPr>
          <w:noProof/>
        </w:rPr>
        <w:t>Module: Watching/Analyzing Reports</w:t>
      </w:r>
      <w:r>
        <w:rPr>
          <w:noProof/>
        </w:rPr>
        <w:tab/>
      </w:r>
      <w:r>
        <w:rPr>
          <w:noProof/>
        </w:rPr>
        <w:fldChar w:fldCharType="begin"/>
      </w:r>
      <w:r>
        <w:rPr>
          <w:noProof/>
        </w:rPr>
        <w:instrText xml:space="preserve"> PAGEREF _Toc192755407 \h </w:instrText>
      </w:r>
      <w:r w:rsidR="00D8112F">
        <w:rPr>
          <w:noProof/>
        </w:rPr>
      </w:r>
      <w:r>
        <w:rPr>
          <w:noProof/>
        </w:rPr>
        <w:fldChar w:fldCharType="separate"/>
      </w:r>
      <w:r w:rsidR="004402E5">
        <w:rPr>
          <w:noProof/>
        </w:rPr>
        <w:t>20</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5.9</w:t>
      </w:r>
      <w:r>
        <w:rPr>
          <w:rFonts w:eastAsiaTheme="minorEastAsia" w:cstheme="minorBidi"/>
          <w:b w:val="0"/>
          <w:noProof/>
          <w:szCs w:val="24"/>
          <w:lang w:val="en-US" w:eastAsia="en-US"/>
        </w:rPr>
        <w:tab/>
      </w:r>
      <w:r>
        <w:rPr>
          <w:noProof/>
        </w:rPr>
        <w:t>Module: Reviewing quick summary</w:t>
      </w:r>
      <w:r>
        <w:rPr>
          <w:noProof/>
        </w:rPr>
        <w:tab/>
      </w:r>
      <w:r>
        <w:rPr>
          <w:noProof/>
        </w:rPr>
        <w:fldChar w:fldCharType="begin"/>
      </w:r>
      <w:r>
        <w:rPr>
          <w:noProof/>
        </w:rPr>
        <w:instrText xml:space="preserve"> PAGEREF _Toc192755408 \h </w:instrText>
      </w:r>
      <w:r w:rsidR="00D8112F">
        <w:rPr>
          <w:noProof/>
        </w:rPr>
      </w:r>
      <w:r>
        <w:rPr>
          <w:noProof/>
        </w:rPr>
        <w:fldChar w:fldCharType="separate"/>
      </w:r>
      <w:r w:rsidR="004402E5">
        <w:rPr>
          <w:noProof/>
        </w:rPr>
        <w:t>23</w:t>
      </w:r>
      <w:r>
        <w:rPr>
          <w:noProof/>
        </w:rPr>
        <w:fldChar w:fldCharType="end"/>
      </w:r>
    </w:p>
    <w:p w:rsidR="00244C49" w:rsidRDefault="00244C49">
      <w:pPr>
        <w:pStyle w:val="TOC2"/>
        <w:tabs>
          <w:tab w:val="clear" w:pos="709"/>
          <w:tab w:val="left" w:pos="722"/>
        </w:tabs>
        <w:rPr>
          <w:rFonts w:eastAsiaTheme="minorEastAsia" w:cstheme="minorBidi"/>
          <w:b w:val="0"/>
          <w:noProof/>
          <w:szCs w:val="24"/>
          <w:lang w:val="en-US" w:eastAsia="en-US"/>
        </w:rPr>
      </w:pPr>
      <w:r>
        <w:rPr>
          <w:noProof/>
        </w:rPr>
        <w:t>5.10</w:t>
      </w:r>
      <w:r>
        <w:rPr>
          <w:rFonts w:eastAsiaTheme="minorEastAsia" w:cstheme="minorBidi"/>
          <w:b w:val="0"/>
          <w:noProof/>
          <w:szCs w:val="24"/>
          <w:lang w:val="en-US" w:eastAsia="en-US"/>
        </w:rPr>
        <w:tab/>
      </w:r>
      <w:r>
        <w:rPr>
          <w:noProof/>
        </w:rPr>
        <w:t>Module: Performing search by specified criteria</w:t>
      </w:r>
      <w:r>
        <w:rPr>
          <w:noProof/>
        </w:rPr>
        <w:tab/>
      </w:r>
      <w:r>
        <w:rPr>
          <w:noProof/>
        </w:rPr>
        <w:fldChar w:fldCharType="begin"/>
      </w:r>
      <w:r>
        <w:rPr>
          <w:noProof/>
        </w:rPr>
        <w:instrText xml:space="preserve"> PAGEREF _Toc192755409 \h </w:instrText>
      </w:r>
      <w:r w:rsidR="00D8112F">
        <w:rPr>
          <w:noProof/>
        </w:rPr>
      </w:r>
      <w:r>
        <w:rPr>
          <w:noProof/>
        </w:rPr>
        <w:fldChar w:fldCharType="separate"/>
      </w:r>
      <w:r w:rsidR="004402E5">
        <w:rPr>
          <w:noProof/>
        </w:rPr>
        <w:t>24</w:t>
      </w:r>
      <w:r>
        <w:rPr>
          <w:noProof/>
        </w:rPr>
        <w:fldChar w:fldCharType="end"/>
      </w:r>
    </w:p>
    <w:p w:rsidR="00244C49" w:rsidRDefault="00244C49">
      <w:pPr>
        <w:pStyle w:val="TOC2"/>
        <w:tabs>
          <w:tab w:val="clear" w:pos="709"/>
          <w:tab w:val="left" w:pos="722"/>
        </w:tabs>
        <w:rPr>
          <w:rFonts w:eastAsiaTheme="minorEastAsia" w:cstheme="minorBidi"/>
          <w:b w:val="0"/>
          <w:noProof/>
          <w:szCs w:val="24"/>
          <w:lang w:val="en-US" w:eastAsia="en-US"/>
        </w:rPr>
      </w:pPr>
      <w:r>
        <w:rPr>
          <w:noProof/>
        </w:rPr>
        <w:t>5.11</w:t>
      </w:r>
      <w:r>
        <w:rPr>
          <w:rFonts w:eastAsiaTheme="minorEastAsia" w:cstheme="minorBidi"/>
          <w:b w:val="0"/>
          <w:noProof/>
          <w:szCs w:val="24"/>
          <w:lang w:val="en-US" w:eastAsia="en-US"/>
        </w:rPr>
        <w:tab/>
      </w:r>
      <w:r>
        <w:rPr>
          <w:noProof/>
        </w:rPr>
        <w:t>Module: Changing the app settings</w:t>
      </w:r>
      <w:r>
        <w:rPr>
          <w:noProof/>
        </w:rPr>
        <w:tab/>
      </w:r>
      <w:r>
        <w:rPr>
          <w:noProof/>
        </w:rPr>
        <w:fldChar w:fldCharType="begin"/>
      </w:r>
      <w:r>
        <w:rPr>
          <w:noProof/>
        </w:rPr>
        <w:instrText xml:space="preserve"> PAGEREF _Toc192755410 \h </w:instrText>
      </w:r>
      <w:r w:rsidR="00D8112F">
        <w:rPr>
          <w:noProof/>
        </w:rPr>
      </w:r>
      <w:r>
        <w:rPr>
          <w:noProof/>
        </w:rPr>
        <w:fldChar w:fldCharType="separate"/>
      </w:r>
      <w:r w:rsidR="004402E5">
        <w:rPr>
          <w:noProof/>
        </w:rPr>
        <w:t>25</w:t>
      </w:r>
      <w:r>
        <w:rPr>
          <w:noProof/>
        </w:rPr>
        <w:fldChar w:fldCharType="end"/>
      </w:r>
    </w:p>
    <w:p w:rsidR="00244C49" w:rsidRDefault="00244C49">
      <w:pPr>
        <w:pStyle w:val="TOC2"/>
        <w:tabs>
          <w:tab w:val="clear" w:pos="709"/>
          <w:tab w:val="left" w:pos="722"/>
        </w:tabs>
        <w:rPr>
          <w:rFonts w:eastAsiaTheme="minorEastAsia" w:cstheme="minorBidi"/>
          <w:b w:val="0"/>
          <w:noProof/>
          <w:szCs w:val="24"/>
          <w:lang w:val="en-US" w:eastAsia="en-US"/>
        </w:rPr>
      </w:pPr>
      <w:r>
        <w:rPr>
          <w:noProof/>
        </w:rPr>
        <w:t>5.12</w:t>
      </w:r>
      <w:r>
        <w:rPr>
          <w:rFonts w:eastAsiaTheme="minorEastAsia" w:cstheme="minorBidi"/>
          <w:b w:val="0"/>
          <w:noProof/>
          <w:szCs w:val="24"/>
          <w:lang w:val="en-US" w:eastAsia="en-US"/>
        </w:rPr>
        <w:tab/>
      </w:r>
      <w:r>
        <w:rPr>
          <w:noProof/>
        </w:rPr>
        <w:t>Module:  Writing review in AppStore</w:t>
      </w:r>
      <w:r>
        <w:rPr>
          <w:noProof/>
        </w:rPr>
        <w:tab/>
      </w:r>
      <w:r>
        <w:rPr>
          <w:noProof/>
        </w:rPr>
        <w:fldChar w:fldCharType="begin"/>
      </w:r>
      <w:r>
        <w:rPr>
          <w:noProof/>
        </w:rPr>
        <w:instrText xml:space="preserve"> PAGEREF _Toc192755411 \h </w:instrText>
      </w:r>
      <w:r w:rsidR="00D8112F">
        <w:rPr>
          <w:noProof/>
        </w:rPr>
      </w:r>
      <w:r>
        <w:rPr>
          <w:noProof/>
        </w:rPr>
        <w:fldChar w:fldCharType="separate"/>
      </w:r>
      <w:r w:rsidR="004402E5">
        <w:rPr>
          <w:noProof/>
        </w:rPr>
        <w:t>26</w:t>
      </w:r>
      <w:r>
        <w:rPr>
          <w:noProof/>
        </w:rPr>
        <w:fldChar w:fldCharType="end"/>
      </w:r>
    </w:p>
    <w:p w:rsidR="00244C49" w:rsidRDefault="00244C49">
      <w:pPr>
        <w:pStyle w:val="TOC2"/>
        <w:tabs>
          <w:tab w:val="clear" w:pos="709"/>
          <w:tab w:val="left" w:pos="722"/>
        </w:tabs>
        <w:rPr>
          <w:rFonts w:eastAsiaTheme="minorEastAsia" w:cstheme="minorBidi"/>
          <w:b w:val="0"/>
          <w:noProof/>
          <w:szCs w:val="24"/>
          <w:lang w:val="en-US" w:eastAsia="en-US"/>
        </w:rPr>
      </w:pPr>
      <w:r>
        <w:rPr>
          <w:noProof/>
        </w:rPr>
        <w:t>5.13</w:t>
      </w:r>
      <w:r>
        <w:rPr>
          <w:rFonts w:eastAsiaTheme="minorEastAsia" w:cstheme="minorBidi"/>
          <w:b w:val="0"/>
          <w:noProof/>
          <w:szCs w:val="24"/>
          <w:lang w:val="en-US" w:eastAsia="en-US"/>
        </w:rPr>
        <w:tab/>
      </w:r>
      <w:r>
        <w:rPr>
          <w:noProof/>
        </w:rPr>
        <w:t>Module: Writing feedback</w:t>
      </w:r>
      <w:r>
        <w:rPr>
          <w:noProof/>
        </w:rPr>
        <w:tab/>
      </w:r>
      <w:r>
        <w:rPr>
          <w:noProof/>
        </w:rPr>
        <w:fldChar w:fldCharType="begin"/>
      </w:r>
      <w:r>
        <w:rPr>
          <w:noProof/>
        </w:rPr>
        <w:instrText xml:space="preserve"> PAGEREF _Toc192755412 \h </w:instrText>
      </w:r>
      <w:r w:rsidR="00D8112F">
        <w:rPr>
          <w:noProof/>
        </w:rPr>
      </w:r>
      <w:r>
        <w:rPr>
          <w:noProof/>
        </w:rPr>
        <w:fldChar w:fldCharType="separate"/>
      </w:r>
      <w:r w:rsidR="004402E5">
        <w:rPr>
          <w:noProof/>
        </w:rPr>
        <w:t>27</w:t>
      </w:r>
      <w:r>
        <w:rPr>
          <w:noProof/>
        </w:rPr>
        <w:fldChar w:fldCharType="end"/>
      </w:r>
    </w:p>
    <w:p w:rsidR="00244C49" w:rsidRDefault="00244C49">
      <w:pPr>
        <w:pStyle w:val="TOC2"/>
        <w:tabs>
          <w:tab w:val="clear" w:pos="709"/>
          <w:tab w:val="left" w:pos="722"/>
        </w:tabs>
        <w:rPr>
          <w:rFonts w:eastAsiaTheme="minorEastAsia" w:cstheme="minorBidi"/>
          <w:b w:val="0"/>
          <w:noProof/>
          <w:szCs w:val="24"/>
          <w:lang w:val="en-US" w:eastAsia="en-US"/>
        </w:rPr>
      </w:pPr>
      <w:r>
        <w:rPr>
          <w:noProof/>
        </w:rPr>
        <w:t>5.14</w:t>
      </w:r>
      <w:r>
        <w:rPr>
          <w:rFonts w:eastAsiaTheme="minorEastAsia" w:cstheme="minorBidi"/>
          <w:b w:val="0"/>
          <w:noProof/>
          <w:szCs w:val="24"/>
          <w:lang w:val="en-US" w:eastAsia="en-US"/>
        </w:rPr>
        <w:tab/>
      </w:r>
      <w:r>
        <w:rPr>
          <w:noProof/>
        </w:rPr>
        <w:t>Module: Watching contact information</w:t>
      </w:r>
      <w:r>
        <w:rPr>
          <w:noProof/>
        </w:rPr>
        <w:tab/>
      </w:r>
      <w:r>
        <w:rPr>
          <w:noProof/>
        </w:rPr>
        <w:fldChar w:fldCharType="begin"/>
      </w:r>
      <w:r>
        <w:rPr>
          <w:noProof/>
        </w:rPr>
        <w:instrText xml:space="preserve"> PAGEREF _Toc192755413 \h </w:instrText>
      </w:r>
      <w:r w:rsidR="00D8112F">
        <w:rPr>
          <w:noProof/>
        </w:rPr>
      </w:r>
      <w:r>
        <w:rPr>
          <w:noProof/>
        </w:rPr>
        <w:fldChar w:fldCharType="separate"/>
      </w:r>
      <w:r w:rsidR="004402E5">
        <w:rPr>
          <w:noProof/>
        </w:rPr>
        <w:t>27</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6</w:t>
      </w:r>
      <w:r>
        <w:rPr>
          <w:rFonts w:eastAsiaTheme="minorEastAsia" w:cstheme="minorBidi"/>
          <w:b w:val="0"/>
          <w:noProof/>
          <w:szCs w:val="24"/>
          <w:lang w:val="en-US" w:eastAsia="en-US"/>
        </w:rPr>
        <w:tab/>
      </w:r>
      <w:r>
        <w:rPr>
          <w:noProof/>
        </w:rPr>
        <w:t>Operational Features</w:t>
      </w:r>
      <w:r>
        <w:rPr>
          <w:noProof/>
        </w:rPr>
        <w:tab/>
      </w:r>
      <w:r>
        <w:rPr>
          <w:noProof/>
        </w:rPr>
        <w:fldChar w:fldCharType="begin"/>
      </w:r>
      <w:r>
        <w:rPr>
          <w:noProof/>
        </w:rPr>
        <w:instrText xml:space="preserve"> PAGEREF _Toc192755414 \h </w:instrText>
      </w:r>
      <w:r w:rsidR="00D8112F">
        <w:rPr>
          <w:noProof/>
        </w:rPr>
      </w:r>
      <w:r>
        <w:rPr>
          <w:noProof/>
        </w:rPr>
        <w:fldChar w:fldCharType="separate"/>
      </w:r>
      <w:r w:rsidR="004402E5">
        <w:rPr>
          <w:noProof/>
        </w:rPr>
        <w:t>28</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6.1</w:t>
      </w:r>
      <w:r>
        <w:rPr>
          <w:rFonts w:eastAsiaTheme="minorEastAsia" w:cstheme="minorBidi"/>
          <w:b w:val="0"/>
          <w:noProof/>
          <w:szCs w:val="24"/>
          <w:lang w:val="en-US" w:eastAsia="en-US"/>
        </w:rPr>
        <w:tab/>
      </w:r>
      <w:r>
        <w:rPr>
          <w:noProof/>
        </w:rPr>
        <w:t>Performance</w:t>
      </w:r>
      <w:r>
        <w:rPr>
          <w:noProof/>
        </w:rPr>
        <w:tab/>
      </w:r>
      <w:r>
        <w:rPr>
          <w:noProof/>
        </w:rPr>
        <w:fldChar w:fldCharType="begin"/>
      </w:r>
      <w:r>
        <w:rPr>
          <w:noProof/>
        </w:rPr>
        <w:instrText xml:space="preserve"> PAGEREF _Toc192755415 \h </w:instrText>
      </w:r>
      <w:r w:rsidR="00D8112F">
        <w:rPr>
          <w:noProof/>
        </w:rPr>
      </w:r>
      <w:r>
        <w:rPr>
          <w:noProof/>
        </w:rPr>
        <w:fldChar w:fldCharType="separate"/>
      </w:r>
      <w:r w:rsidR="004402E5">
        <w:rPr>
          <w:noProof/>
        </w:rPr>
        <w:t>28</w:t>
      </w:r>
      <w:r>
        <w:rPr>
          <w:noProof/>
        </w:rPr>
        <w:fldChar w:fldCharType="end"/>
      </w:r>
    </w:p>
    <w:p w:rsidR="00244C49" w:rsidRDefault="00244C49">
      <w:pPr>
        <w:pStyle w:val="TOC2"/>
        <w:tabs>
          <w:tab w:val="left" w:pos="580"/>
        </w:tabs>
        <w:rPr>
          <w:rFonts w:eastAsiaTheme="minorEastAsia" w:cstheme="minorBidi"/>
          <w:b w:val="0"/>
          <w:noProof/>
          <w:szCs w:val="24"/>
          <w:lang w:val="en-US" w:eastAsia="en-US"/>
        </w:rPr>
      </w:pPr>
      <w:r>
        <w:rPr>
          <w:noProof/>
        </w:rPr>
        <w:t>6.2</w:t>
      </w:r>
      <w:r>
        <w:rPr>
          <w:rFonts w:eastAsiaTheme="minorEastAsia" w:cstheme="minorBidi"/>
          <w:b w:val="0"/>
          <w:noProof/>
          <w:szCs w:val="24"/>
          <w:lang w:val="en-US" w:eastAsia="en-US"/>
        </w:rPr>
        <w:tab/>
      </w:r>
      <w:r>
        <w:rPr>
          <w:noProof/>
        </w:rPr>
        <w:t>Implementation/Deployment</w:t>
      </w:r>
      <w:r>
        <w:rPr>
          <w:noProof/>
        </w:rPr>
        <w:tab/>
      </w:r>
      <w:r>
        <w:rPr>
          <w:noProof/>
        </w:rPr>
        <w:fldChar w:fldCharType="begin"/>
      </w:r>
      <w:r>
        <w:rPr>
          <w:noProof/>
        </w:rPr>
        <w:instrText xml:space="preserve"> PAGEREF _Toc192755416 \h </w:instrText>
      </w:r>
      <w:r w:rsidR="00D8112F">
        <w:rPr>
          <w:noProof/>
        </w:rPr>
      </w:r>
      <w:r>
        <w:rPr>
          <w:noProof/>
        </w:rPr>
        <w:fldChar w:fldCharType="separate"/>
      </w:r>
      <w:r w:rsidR="004402E5">
        <w:rPr>
          <w:noProof/>
        </w:rPr>
        <w:t>28</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7</w:t>
      </w:r>
      <w:r>
        <w:rPr>
          <w:rFonts w:eastAsiaTheme="minorEastAsia" w:cstheme="minorBidi"/>
          <w:b w:val="0"/>
          <w:noProof/>
          <w:szCs w:val="24"/>
          <w:lang w:val="en-US" w:eastAsia="en-US"/>
        </w:rPr>
        <w:tab/>
      </w:r>
      <w:r>
        <w:rPr>
          <w:noProof/>
        </w:rPr>
        <w:t>Business Impacts</w:t>
      </w:r>
      <w:r>
        <w:rPr>
          <w:noProof/>
        </w:rPr>
        <w:tab/>
      </w:r>
      <w:r>
        <w:rPr>
          <w:noProof/>
        </w:rPr>
        <w:fldChar w:fldCharType="begin"/>
      </w:r>
      <w:r>
        <w:rPr>
          <w:noProof/>
        </w:rPr>
        <w:instrText xml:space="preserve"> PAGEREF _Toc192755417 \h </w:instrText>
      </w:r>
      <w:r w:rsidR="00D8112F">
        <w:rPr>
          <w:noProof/>
        </w:rPr>
      </w:r>
      <w:r>
        <w:rPr>
          <w:noProof/>
        </w:rPr>
        <w:fldChar w:fldCharType="separate"/>
      </w:r>
      <w:r w:rsidR="004402E5">
        <w:rPr>
          <w:noProof/>
        </w:rPr>
        <w:t>28</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8</w:t>
      </w:r>
      <w:r>
        <w:rPr>
          <w:rFonts w:eastAsiaTheme="minorEastAsia" w:cstheme="minorBidi"/>
          <w:b w:val="0"/>
          <w:noProof/>
          <w:szCs w:val="24"/>
          <w:lang w:val="en-US" w:eastAsia="en-US"/>
        </w:rPr>
        <w:tab/>
      </w:r>
      <w:r>
        <w:rPr>
          <w:noProof/>
        </w:rPr>
        <w:t>Assumptions and Dependencies</w:t>
      </w:r>
      <w:r>
        <w:rPr>
          <w:noProof/>
        </w:rPr>
        <w:tab/>
      </w:r>
      <w:r>
        <w:rPr>
          <w:noProof/>
        </w:rPr>
        <w:fldChar w:fldCharType="begin"/>
      </w:r>
      <w:r>
        <w:rPr>
          <w:noProof/>
        </w:rPr>
        <w:instrText xml:space="preserve"> PAGEREF _Toc192755418 \h </w:instrText>
      </w:r>
      <w:r w:rsidR="00D8112F">
        <w:rPr>
          <w:noProof/>
        </w:rPr>
      </w:r>
      <w:r>
        <w:rPr>
          <w:noProof/>
        </w:rPr>
        <w:fldChar w:fldCharType="separate"/>
      </w:r>
      <w:r w:rsidR="004402E5">
        <w:rPr>
          <w:noProof/>
        </w:rPr>
        <w:t>28</w:t>
      </w:r>
      <w:r>
        <w:rPr>
          <w:noProof/>
        </w:rPr>
        <w:fldChar w:fldCharType="end"/>
      </w:r>
    </w:p>
    <w:p w:rsidR="00244C49" w:rsidRDefault="00244C49">
      <w:pPr>
        <w:pStyle w:val="TOC1"/>
        <w:tabs>
          <w:tab w:val="left" w:pos="382"/>
        </w:tabs>
        <w:rPr>
          <w:rFonts w:eastAsiaTheme="minorEastAsia" w:cstheme="minorBidi"/>
          <w:b w:val="0"/>
          <w:noProof/>
          <w:szCs w:val="24"/>
          <w:lang w:val="en-US" w:eastAsia="en-US"/>
        </w:rPr>
      </w:pPr>
      <w:r>
        <w:rPr>
          <w:noProof/>
        </w:rPr>
        <w:t>9</w:t>
      </w:r>
      <w:r>
        <w:rPr>
          <w:rFonts w:eastAsiaTheme="minorEastAsia" w:cstheme="minorBidi"/>
          <w:b w:val="0"/>
          <w:noProof/>
          <w:szCs w:val="24"/>
          <w:lang w:val="en-US" w:eastAsia="en-US"/>
        </w:rPr>
        <w:tab/>
      </w:r>
      <w:r>
        <w:rPr>
          <w:noProof/>
        </w:rPr>
        <w:t>Software Quality Attributes</w:t>
      </w:r>
      <w:r>
        <w:rPr>
          <w:noProof/>
        </w:rPr>
        <w:tab/>
      </w:r>
      <w:r>
        <w:rPr>
          <w:noProof/>
        </w:rPr>
        <w:fldChar w:fldCharType="begin"/>
      </w:r>
      <w:r>
        <w:rPr>
          <w:noProof/>
        </w:rPr>
        <w:instrText xml:space="preserve"> PAGEREF _Toc192755419 \h </w:instrText>
      </w:r>
      <w:r w:rsidR="00D8112F">
        <w:rPr>
          <w:noProof/>
        </w:rPr>
      </w:r>
      <w:r>
        <w:rPr>
          <w:noProof/>
        </w:rPr>
        <w:fldChar w:fldCharType="separate"/>
      </w:r>
      <w:r w:rsidR="004402E5">
        <w:rPr>
          <w:noProof/>
        </w:rPr>
        <w:t>28</w:t>
      </w:r>
      <w:r>
        <w:rPr>
          <w:noProof/>
        </w:rPr>
        <w:fldChar w:fldCharType="end"/>
      </w:r>
    </w:p>
    <w:p w:rsidR="00244C49" w:rsidRDefault="00244C49">
      <w:pPr>
        <w:pStyle w:val="TOC1"/>
        <w:tabs>
          <w:tab w:val="left" w:pos="524"/>
        </w:tabs>
        <w:rPr>
          <w:rFonts w:eastAsiaTheme="minorEastAsia" w:cstheme="minorBidi"/>
          <w:b w:val="0"/>
          <w:noProof/>
          <w:szCs w:val="24"/>
          <w:lang w:val="en-US" w:eastAsia="en-US"/>
        </w:rPr>
      </w:pPr>
      <w:r>
        <w:rPr>
          <w:noProof/>
        </w:rPr>
        <w:t>10</w:t>
      </w:r>
      <w:r>
        <w:rPr>
          <w:rFonts w:eastAsiaTheme="minorEastAsia" w:cstheme="minorBidi"/>
          <w:b w:val="0"/>
          <w:noProof/>
          <w:szCs w:val="24"/>
          <w:lang w:val="en-US" w:eastAsia="en-US"/>
        </w:rPr>
        <w:tab/>
      </w:r>
      <w:r>
        <w:rPr>
          <w:noProof/>
        </w:rPr>
        <w:t>Appendix</w:t>
      </w:r>
      <w:r>
        <w:rPr>
          <w:noProof/>
        </w:rPr>
        <w:tab/>
      </w:r>
      <w:r>
        <w:rPr>
          <w:noProof/>
        </w:rPr>
        <w:fldChar w:fldCharType="begin"/>
      </w:r>
      <w:r>
        <w:rPr>
          <w:noProof/>
        </w:rPr>
        <w:instrText xml:space="preserve"> PAGEREF _Toc192755420 \h </w:instrText>
      </w:r>
      <w:r w:rsidR="00D8112F">
        <w:rPr>
          <w:noProof/>
        </w:rPr>
      </w:r>
      <w:r>
        <w:rPr>
          <w:noProof/>
        </w:rPr>
        <w:fldChar w:fldCharType="separate"/>
      </w:r>
      <w:r w:rsidR="004402E5">
        <w:rPr>
          <w:noProof/>
        </w:rPr>
        <w:t>29</w:t>
      </w:r>
      <w:r>
        <w:rPr>
          <w:noProof/>
        </w:rPr>
        <w:fldChar w:fldCharType="end"/>
      </w:r>
    </w:p>
    <w:p w:rsidR="00E73FA2" w:rsidRDefault="007B6FEB" w:rsidP="0001003D">
      <w:r>
        <w:rPr>
          <w:b/>
          <w:sz w:val="20"/>
          <w:szCs w:val="20"/>
        </w:rPr>
        <w:fldChar w:fldCharType="end"/>
      </w:r>
    </w:p>
    <w:p w:rsidR="00A42CE3" w:rsidRPr="00E73FA2" w:rsidRDefault="00E73FA2" w:rsidP="0001003D">
      <w:pPr>
        <w:rPr>
          <w:b/>
          <w:sz w:val="40"/>
        </w:rPr>
      </w:pPr>
      <w:r w:rsidRPr="00E73FA2">
        <w:rPr>
          <w:b/>
          <w:sz w:val="40"/>
        </w:rPr>
        <w:t>Table of Figures</w:t>
      </w:r>
    </w:p>
    <w:p w:rsidR="00244C49" w:rsidRDefault="007B6FEB">
      <w:pPr>
        <w:pStyle w:val="TableofFigures"/>
        <w:tabs>
          <w:tab w:val="right" w:leader="dot" w:pos="9048"/>
        </w:tabs>
        <w:rPr>
          <w:rFonts w:eastAsiaTheme="minorEastAsia" w:cstheme="minorBidi"/>
          <w:noProof/>
          <w:szCs w:val="24"/>
          <w:lang w:val="en-US" w:eastAsia="en-US"/>
        </w:rPr>
      </w:pPr>
      <w:r>
        <w:fldChar w:fldCharType="begin"/>
      </w:r>
      <w:r w:rsidR="00E73FA2">
        <w:instrText xml:space="preserve"> TOC \c "Figure" </w:instrText>
      </w:r>
      <w:r>
        <w:fldChar w:fldCharType="separate"/>
      </w:r>
      <w:r w:rsidR="00244C49">
        <w:rPr>
          <w:noProof/>
        </w:rPr>
        <w:t>Figure 1: Registration page</w:t>
      </w:r>
      <w:r w:rsidR="00244C49">
        <w:rPr>
          <w:noProof/>
        </w:rPr>
        <w:tab/>
      </w:r>
      <w:r w:rsidR="00244C49">
        <w:rPr>
          <w:noProof/>
        </w:rPr>
        <w:fldChar w:fldCharType="begin"/>
      </w:r>
      <w:r w:rsidR="00244C49">
        <w:rPr>
          <w:noProof/>
        </w:rPr>
        <w:instrText xml:space="preserve"> PAGEREF _Toc192755421 \h </w:instrText>
      </w:r>
      <w:r w:rsidR="00D8112F">
        <w:rPr>
          <w:noProof/>
        </w:rPr>
      </w:r>
      <w:r w:rsidR="00244C49">
        <w:rPr>
          <w:noProof/>
        </w:rPr>
        <w:fldChar w:fldCharType="separate"/>
      </w:r>
      <w:r w:rsidR="004402E5">
        <w:rPr>
          <w:noProof/>
        </w:rPr>
        <w:t>10</w:t>
      </w:r>
      <w:r w:rsidR="00244C49">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 Login User</w:t>
      </w:r>
      <w:r>
        <w:rPr>
          <w:noProof/>
        </w:rPr>
        <w:tab/>
      </w:r>
      <w:r>
        <w:rPr>
          <w:noProof/>
        </w:rPr>
        <w:fldChar w:fldCharType="begin"/>
      </w:r>
      <w:r>
        <w:rPr>
          <w:noProof/>
        </w:rPr>
        <w:instrText xml:space="preserve"> PAGEREF _Toc192755422 \h </w:instrText>
      </w:r>
      <w:r w:rsidR="00D8112F">
        <w:rPr>
          <w:noProof/>
        </w:rPr>
      </w:r>
      <w:r>
        <w:rPr>
          <w:noProof/>
        </w:rPr>
        <w:fldChar w:fldCharType="separate"/>
      </w:r>
      <w:r w:rsidR="004402E5">
        <w:rPr>
          <w:noProof/>
        </w:rPr>
        <w:t>11</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3: Logout User</w:t>
      </w:r>
      <w:r>
        <w:rPr>
          <w:noProof/>
        </w:rPr>
        <w:tab/>
      </w:r>
      <w:r>
        <w:rPr>
          <w:noProof/>
        </w:rPr>
        <w:fldChar w:fldCharType="begin"/>
      </w:r>
      <w:r>
        <w:rPr>
          <w:noProof/>
        </w:rPr>
        <w:instrText xml:space="preserve"> PAGEREF _Toc192755423 \h </w:instrText>
      </w:r>
      <w:r w:rsidR="00D8112F">
        <w:rPr>
          <w:noProof/>
        </w:rPr>
      </w:r>
      <w:r>
        <w:rPr>
          <w:noProof/>
        </w:rPr>
        <w:fldChar w:fldCharType="separate"/>
      </w:r>
      <w:r w:rsidR="004402E5">
        <w:rPr>
          <w:noProof/>
        </w:rPr>
        <w:t>11</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4: Account properties</w:t>
      </w:r>
      <w:r>
        <w:rPr>
          <w:noProof/>
        </w:rPr>
        <w:tab/>
      </w:r>
      <w:r>
        <w:rPr>
          <w:noProof/>
        </w:rPr>
        <w:fldChar w:fldCharType="begin"/>
      </w:r>
      <w:r>
        <w:rPr>
          <w:noProof/>
        </w:rPr>
        <w:instrText xml:space="preserve"> PAGEREF _Toc192755424 \h </w:instrText>
      </w:r>
      <w:r w:rsidR="00D8112F">
        <w:rPr>
          <w:noProof/>
        </w:rPr>
      </w:r>
      <w:r>
        <w:rPr>
          <w:noProof/>
        </w:rPr>
        <w:fldChar w:fldCharType="separate"/>
      </w:r>
      <w:r w:rsidR="004402E5">
        <w:rPr>
          <w:noProof/>
        </w:rPr>
        <w:t>12</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5: List of Accounts</w:t>
      </w:r>
      <w:r>
        <w:rPr>
          <w:noProof/>
        </w:rPr>
        <w:tab/>
      </w:r>
      <w:r>
        <w:rPr>
          <w:noProof/>
        </w:rPr>
        <w:fldChar w:fldCharType="begin"/>
      </w:r>
      <w:r>
        <w:rPr>
          <w:noProof/>
        </w:rPr>
        <w:instrText xml:space="preserve"> PAGEREF _Toc192755425 \h </w:instrText>
      </w:r>
      <w:r w:rsidR="00D8112F">
        <w:rPr>
          <w:noProof/>
        </w:rPr>
      </w:r>
      <w:r>
        <w:rPr>
          <w:noProof/>
        </w:rPr>
        <w:fldChar w:fldCharType="separate"/>
      </w:r>
      <w:r w:rsidR="004402E5">
        <w:rPr>
          <w:noProof/>
        </w:rPr>
        <w:t>12</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6: Editing Account</w:t>
      </w:r>
      <w:r>
        <w:rPr>
          <w:noProof/>
        </w:rPr>
        <w:tab/>
      </w:r>
      <w:r>
        <w:rPr>
          <w:noProof/>
        </w:rPr>
        <w:fldChar w:fldCharType="begin"/>
      </w:r>
      <w:r>
        <w:rPr>
          <w:noProof/>
        </w:rPr>
        <w:instrText xml:space="preserve"> PAGEREF _Toc192755426 \h </w:instrText>
      </w:r>
      <w:r w:rsidR="00D8112F">
        <w:rPr>
          <w:noProof/>
        </w:rPr>
      </w:r>
      <w:r>
        <w:rPr>
          <w:noProof/>
        </w:rPr>
        <w:fldChar w:fldCharType="separate"/>
      </w:r>
      <w:r w:rsidR="004402E5">
        <w:rPr>
          <w:noProof/>
        </w:rPr>
        <w:t>13</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7: Account details</w:t>
      </w:r>
      <w:r>
        <w:rPr>
          <w:noProof/>
        </w:rPr>
        <w:tab/>
      </w:r>
      <w:r>
        <w:rPr>
          <w:noProof/>
        </w:rPr>
        <w:fldChar w:fldCharType="begin"/>
      </w:r>
      <w:r>
        <w:rPr>
          <w:noProof/>
        </w:rPr>
        <w:instrText xml:space="preserve"> PAGEREF _Toc192755427 \h </w:instrText>
      </w:r>
      <w:r w:rsidR="00D8112F">
        <w:rPr>
          <w:noProof/>
        </w:rPr>
      </w:r>
      <w:r>
        <w:rPr>
          <w:noProof/>
        </w:rPr>
        <w:fldChar w:fldCharType="separate"/>
      </w:r>
      <w:r w:rsidR="004402E5">
        <w:rPr>
          <w:noProof/>
        </w:rPr>
        <w:t>13</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8: Adding Income</w:t>
      </w:r>
      <w:r>
        <w:rPr>
          <w:noProof/>
        </w:rPr>
        <w:tab/>
      </w:r>
      <w:r>
        <w:rPr>
          <w:noProof/>
        </w:rPr>
        <w:fldChar w:fldCharType="begin"/>
      </w:r>
      <w:r>
        <w:rPr>
          <w:noProof/>
        </w:rPr>
        <w:instrText xml:space="preserve"> PAGEREF _Toc192755428 \h </w:instrText>
      </w:r>
      <w:r w:rsidR="00D8112F">
        <w:rPr>
          <w:noProof/>
        </w:rPr>
      </w:r>
      <w:r>
        <w:rPr>
          <w:noProof/>
        </w:rPr>
        <w:fldChar w:fldCharType="separate"/>
      </w:r>
      <w:r w:rsidR="004402E5">
        <w:rPr>
          <w:noProof/>
        </w:rPr>
        <w:t>14</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9: List of Incomes</w:t>
      </w:r>
      <w:r>
        <w:rPr>
          <w:noProof/>
        </w:rPr>
        <w:tab/>
      </w:r>
      <w:r>
        <w:rPr>
          <w:noProof/>
        </w:rPr>
        <w:fldChar w:fldCharType="begin"/>
      </w:r>
      <w:r>
        <w:rPr>
          <w:noProof/>
        </w:rPr>
        <w:instrText xml:space="preserve"> PAGEREF _Toc192755429 \h </w:instrText>
      </w:r>
      <w:r w:rsidR="00D8112F">
        <w:rPr>
          <w:noProof/>
        </w:rPr>
      </w:r>
      <w:r>
        <w:rPr>
          <w:noProof/>
        </w:rPr>
        <w:fldChar w:fldCharType="separate"/>
      </w:r>
      <w:r w:rsidR="004402E5">
        <w:rPr>
          <w:noProof/>
        </w:rPr>
        <w:t>14</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10: Income Details</w:t>
      </w:r>
      <w:r>
        <w:rPr>
          <w:noProof/>
        </w:rPr>
        <w:tab/>
      </w:r>
      <w:r>
        <w:rPr>
          <w:noProof/>
        </w:rPr>
        <w:fldChar w:fldCharType="begin"/>
      </w:r>
      <w:r>
        <w:rPr>
          <w:noProof/>
        </w:rPr>
        <w:instrText xml:space="preserve"> PAGEREF _Toc192755430 \h </w:instrText>
      </w:r>
      <w:r w:rsidR="00D8112F">
        <w:rPr>
          <w:noProof/>
        </w:rPr>
      </w:r>
      <w:r>
        <w:rPr>
          <w:noProof/>
        </w:rPr>
        <w:fldChar w:fldCharType="separate"/>
      </w:r>
      <w:r w:rsidR="004402E5">
        <w:rPr>
          <w:noProof/>
        </w:rPr>
        <w:t>15</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11: List of Outcomes</w:t>
      </w:r>
      <w:r>
        <w:rPr>
          <w:noProof/>
        </w:rPr>
        <w:tab/>
      </w:r>
      <w:r>
        <w:rPr>
          <w:noProof/>
        </w:rPr>
        <w:fldChar w:fldCharType="begin"/>
      </w:r>
      <w:r>
        <w:rPr>
          <w:noProof/>
        </w:rPr>
        <w:instrText xml:space="preserve"> PAGEREF _Toc192755431 \h </w:instrText>
      </w:r>
      <w:r w:rsidR="00D8112F">
        <w:rPr>
          <w:noProof/>
        </w:rPr>
      </w:r>
      <w:r>
        <w:rPr>
          <w:noProof/>
        </w:rPr>
        <w:fldChar w:fldCharType="separate"/>
      </w:r>
      <w:r w:rsidR="004402E5">
        <w:rPr>
          <w:noProof/>
        </w:rPr>
        <w:t>16</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12: Outcome properties</w:t>
      </w:r>
      <w:r>
        <w:rPr>
          <w:noProof/>
        </w:rPr>
        <w:tab/>
      </w:r>
      <w:r>
        <w:rPr>
          <w:noProof/>
        </w:rPr>
        <w:fldChar w:fldCharType="begin"/>
      </w:r>
      <w:r>
        <w:rPr>
          <w:noProof/>
        </w:rPr>
        <w:instrText xml:space="preserve"> PAGEREF _Toc192755432 \h </w:instrText>
      </w:r>
      <w:r w:rsidR="00D8112F">
        <w:rPr>
          <w:noProof/>
        </w:rPr>
      </w:r>
      <w:r>
        <w:rPr>
          <w:noProof/>
        </w:rPr>
        <w:fldChar w:fldCharType="separate"/>
      </w:r>
      <w:r w:rsidR="004402E5">
        <w:rPr>
          <w:noProof/>
        </w:rPr>
        <w:t>16</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13: List of categories</w:t>
      </w:r>
      <w:r>
        <w:rPr>
          <w:noProof/>
        </w:rPr>
        <w:tab/>
      </w:r>
      <w:r>
        <w:rPr>
          <w:noProof/>
        </w:rPr>
        <w:fldChar w:fldCharType="begin"/>
      </w:r>
      <w:r>
        <w:rPr>
          <w:noProof/>
        </w:rPr>
        <w:instrText xml:space="preserve"> PAGEREF _Toc192755433 \h </w:instrText>
      </w:r>
      <w:r w:rsidR="00D8112F">
        <w:rPr>
          <w:noProof/>
        </w:rPr>
      </w:r>
      <w:r>
        <w:rPr>
          <w:noProof/>
        </w:rPr>
        <w:fldChar w:fldCharType="separate"/>
      </w:r>
      <w:r w:rsidR="004402E5">
        <w:rPr>
          <w:noProof/>
        </w:rPr>
        <w:t>17</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14: Editing Categories</w:t>
      </w:r>
      <w:r>
        <w:rPr>
          <w:noProof/>
        </w:rPr>
        <w:tab/>
      </w:r>
      <w:r>
        <w:rPr>
          <w:noProof/>
        </w:rPr>
        <w:fldChar w:fldCharType="begin"/>
      </w:r>
      <w:r>
        <w:rPr>
          <w:noProof/>
        </w:rPr>
        <w:instrText xml:space="preserve"> PAGEREF _Toc192755434 \h </w:instrText>
      </w:r>
      <w:r w:rsidR="00D8112F">
        <w:rPr>
          <w:noProof/>
        </w:rPr>
      </w:r>
      <w:r>
        <w:rPr>
          <w:noProof/>
        </w:rPr>
        <w:fldChar w:fldCharType="separate"/>
      </w:r>
      <w:r w:rsidR="004402E5">
        <w:rPr>
          <w:noProof/>
        </w:rPr>
        <w:t>17</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15: Adding category</w:t>
      </w:r>
      <w:r>
        <w:rPr>
          <w:noProof/>
        </w:rPr>
        <w:tab/>
      </w:r>
      <w:r>
        <w:rPr>
          <w:noProof/>
        </w:rPr>
        <w:fldChar w:fldCharType="begin"/>
      </w:r>
      <w:r>
        <w:rPr>
          <w:noProof/>
        </w:rPr>
        <w:instrText xml:space="preserve"> PAGEREF _Toc192755435 \h </w:instrText>
      </w:r>
      <w:r w:rsidR="00D8112F">
        <w:rPr>
          <w:noProof/>
        </w:rPr>
      </w:r>
      <w:r>
        <w:rPr>
          <w:noProof/>
        </w:rPr>
        <w:fldChar w:fldCharType="separate"/>
      </w:r>
      <w:r w:rsidR="004402E5">
        <w:rPr>
          <w:noProof/>
        </w:rPr>
        <w:t>18</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16: Choosing location</w:t>
      </w:r>
      <w:r>
        <w:rPr>
          <w:noProof/>
        </w:rPr>
        <w:tab/>
      </w:r>
      <w:r>
        <w:rPr>
          <w:noProof/>
        </w:rPr>
        <w:fldChar w:fldCharType="begin"/>
      </w:r>
      <w:r>
        <w:rPr>
          <w:noProof/>
        </w:rPr>
        <w:instrText xml:space="preserve"> PAGEREF _Toc192755436 \h </w:instrText>
      </w:r>
      <w:r w:rsidR="00D8112F">
        <w:rPr>
          <w:noProof/>
        </w:rPr>
      </w:r>
      <w:r>
        <w:rPr>
          <w:noProof/>
        </w:rPr>
        <w:fldChar w:fldCharType="separate"/>
      </w:r>
      <w:r w:rsidR="004402E5">
        <w:rPr>
          <w:noProof/>
        </w:rPr>
        <w:t>18</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17: List of Outcomes</w:t>
      </w:r>
      <w:r>
        <w:rPr>
          <w:noProof/>
        </w:rPr>
        <w:tab/>
      </w:r>
      <w:r>
        <w:rPr>
          <w:noProof/>
        </w:rPr>
        <w:fldChar w:fldCharType="begin"/>
      </w:r>
      <w:r>
        <w:rPr>
          <w:noProof/>
        </w:rPr>
        <w:instrText xml:space="preserve"> PAGEREF _Toc192755437 \h </w:instrText>
      </w:r>
      <w:r w:rsidR="00D8112F">
        <w:rPr>
          <w:noProof/>
        </w:rPr>
      </w:r>
      <w:r>
        <w:rPr>
          <w:noProof/>
        </w:rPr>
        <w:fldChar w:fldCharType="separate"/>
      </w:r>
      <w:r w:rsidR="004402E5">
        <w:rPr>
          <w:noProof/>
        </w:rPr>
        <w:t>19</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18: Calendar view</w:t>
      </w:r>
      <w:r>
        <w:rPr>
          <w:noProof/>
        </w:rPr>
        <w:tab/>
      </w:r>
      <w:r>
        <w:rPr>
          <w:noProof/>
        </w:rPr>
        <w:fldChar w:fldCharType="begin"/>
      </w:r>
      <w:r>
        <w:rPr>
          <w:noProof/>
        </w:rPr>
        <w:instrText xml:space="preserve"> PAGEREF _Toc192755438 \h </w:instrText>
      </w:r>
      <w:r w:rsidR="00D8112F">
        <w:rPr>
          <w:noProof/>
        </w:rPr>
      </w:r>
      <w:r>
        <w:rPr>
          <w:noProof/>
        </w:rPr>
        <w:fldChar w:fldCharType="separate"/>
      </w:r>
      <w:r w:rsidR="004402E5">
        <w:rPr>
          <w:noProof/>
        </w:rPr>
        <w:t>20</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19: Bill properties</w:t>
      </w:r>
      <w:r>
        <w:rPr>
          <w:noProof/>
        </w:rPr>
        <w:tab/>
      </w:r>
      <w:r>
        <w:rPr>
          <w:noProof/>
        </w:rPr>
        <w:fldChar w:fldCharType="begin"/>
      </w:r>
      <w:r>
        <w:rPr>
          <w:noProof/>
        </w:rPr>
        <w:instrText xml:space="preserve"> PAGEREF _Toc192755439 \h </w:instrText>
      </w:r>
      <w:r w:rsidR="00D8112F">
        <w:rPr>
          <w:noProof/>
        </w:rPr>
      </w:r>
      <w:r>
        <w:rPr>
          <w:noProof/>
        </w:rPr>
        <w:fldChar w:fldCharType="separate"/>
      </w:r>
      <w:r w:rsidR="004402E5">
        <w:rPr>
          <w:noProof/>
        </w:rPr>
        <w:t>20</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20: Graphic View</w:t>
      </w:r>
      <w:r>
        <w:rPr>
          <w:noProof/>
        </w:rPr>
        <w:tab/>
      </w:r>
      <w:r>
        <w:rPr>
          <w:noProof/>
        </w:rPr>
        <w:fldChar w:fldCharType="begin"/>
      </w:r>
      <w:r>
        <w:rPr>
          <w:noProof/>
        </w:rPr>
        <w:instrText xml:space="preserve"> PAGEREF _Toc192755440 \h </w:instrText>
      </w:r>
      <w:r w:rsidR="00D8112F">
        <w:rPr>
          <w:noProof/>
        </w:rPr>
      </w:r>
      <w:r>
        <w:rPr>
          <w:noProof/>
        </w:rPr>
        <w:fldChar w:fldCharType="separate"/>
      </w:r>
      <w:r w:rsidR="004402E5">
        <w:rPr>
          <w:noProof/>
        </w:rPr>
        <w:t>21</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21: Table View</w:t>
      </w:r>
      <w:r>
        <w:rPr>
          <w:noProof/>
        </w:rPr>
        <w:tab/>
      </w:r>
      <w:r>
        <w:rPr>
          <w:noProof/>
        </w:rPr>
        <w:fldChar w:fldCharType="begin"/>
      </w:r>
      <w:r>
        <w:rPr>
          <w:noProof/>
        </w:rPr>
        <w:instrText xml:space="preserve"> PAGEREF _Toc192755441 \h </w:instrText>
      </w:r>
      <w:r w:rsidR="00D8112F">
        <w:rPr>
          <w:noProof/>
        </w:rPr>
      </w:r>
      <w:r>
        <w:rPr>
          <w:noProof/>
        </w:rPr>
        <w:fldChar w:fldCharType="separate"/>
      </w:r>
      <w:r w:rsidR="004402E5">
        <w:rPr>
          <w:noProof/>
        </w:rPr>
        <w:t>22</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22: Column View</w:t>
      </w:r>
      <w:r>
        <w:rPr>
          <w:noProof/>
        </w:rPr>
        <w:tab/>
      </w:r>
      <w:r>
        <w:rPr>
          <w:noProof/>
        </w:rPr>
        <w:fldChar w:fldCharType="begin"/>
      </w:r>
      <w:r>
        <w:rPr>
          <w:noProof/>
        </w:rPr>
        <w:instrText xml:space="preserve"> PAGEREF _Toc192755442 \h </w:instrText>
      </w:r>
      <w:r w:rsidR="00D8112F">
        <w:rPr>
          <w:noProof/>
        </w:rPr>
      </w:r>
      <w:r>
        <w:rPr>
          <w:noProof/>
        </w:rPr>
        <w:fldChar w:fldCharType="separate"/>
      </w:r>
      <w:r w:rsidR="004402E5">
        <w:rPr>
          <w:noProof/>
        </w:rPr>
        <w:t>22</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23: Pie View</w:t>
      </w:r>
      <w:r>
        <w:rPr>
          <w:noProof/>
        </w:rPr>
        <w:tab/>
      </w:r>
      <w:r>
        <w:rPr>
          <w:noProof/>
        </w:rPr>
        <w:fldChar w:fldCharType="begin"/>
      </w:r>
      <w:r>
        <w:rPr>
          <w:noProof/>
        </w:rPr>
        <w:instrText xml:space="preserve"> PAGEREF _Toc192755443 \h </w:instrText>
      </w:r>
      <w:r w:rsidR="00D8112F">
        <w:rPr>
          <w:noProof/>
        </w:rPr>
      </w:r>
      <w:r>
        <w:rPr>
          <w:noProof/>
        </w:rPr>
        <w:fldChar w:fldCharType="separate"/>
      </w:r>
      <w:r w:rsidR="004402E5">
        <w:rPr>
          <w:noProof/>
        </w:rPr>
        <w:t>23</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25: Settings of Reports</w:t>
      </w:r>
      <w:r>
        <w:rPr>
          <w:noProof/>
        </w:rPr>
        <w:tab/>
      </w:r>
      <w:r>
        <w:rPr>
          <w:noProof/>
        </w:rPr>
        <w:fldChar w:fldCharType="begin"/>
      </w:r>
      <w:r>
        <w:rPr>
          <w:noProof/>
        </w:rPr>
        <w:instrText xml:space="preserve"> PAGEREF _Toc192755444 \h </w:instrText>
      </w:r>
      <w:r w:rsidR="00D8112F">
        <w:rPr>
          <w:noProof/>
        </w:rPr>
      </w:r>
      <w:r>
        <w:rPr>
          <w:noProof/>
        </w:rPr>
        <w:fldChar w:fldCharType="separate"/>
      </w:r>
      <w:r w:rsidR="004402E5">
        <w:rPr>
          <w:noProof/>
        </w:rPr>
        <w:t>23</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26: Quick Summary</w:t>
      </w:r>
      <w:r>
        <w:rPr>
          <w:noProof/>
        </w:rPr>
        <w:tab/>
      </w:r>
      <w:r>
        <w:rPr>
          <w:noProof/>
        </w:rPr>
        <w:fldChar w:fldCharType="begin"/>
      </w:r>
      <w:r>
        <w:rPr>
          <w:noProof/>
        </w:rPr>
        <w:instrText xml:space="preserve"> PAGEREF _Toc192755445 \h </w:instrText>
      </w:r>
      <w:r w:rsidR="00D8112F">
        <w:rPr>
          <w:noProof/>
        </w:rPr>
      </w:r>
      <w:r>
        <w:rPr>
          <w:noProof/>
        </w:rPr>
        <w:fldChar w:fldCharType="separate"/>
      </w:r>
      <w:r w:rsidR="004402E5">
        <w:rPr>
          <w:noProof/>
        </w:rPr>
        <w:t>24</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27: Search Settings</w:t>
      </w:r>
      <w:r>
        <w:rPr>
          <w:noProof/>
        </w:rPr>
        <w:tab/>
      </w:r>
      <w:r>
        <w:rPr>
          <w:noProof/>
        </w:rPr>
        <w:fldChar w:fldCharType="begin"/>
      </w:r>
      <w:r>
        <w:rPr>
          <w:noProof/>
        </w:rPr>
        <w:instrText xml:space="preserve"> PAGEREF _Toc192755446 \h </w:instrText>
      </w:r>
      <w:r>
        <w:rPr>
          <w:noProof/>
        </w:rPr>
        <w:fldChar w:fldCharType="separate"/>
      </w:r>
      <w:r w:rsidR="004402E5">
        <w:rPr>
          <w:b/>
          <w:noProof/>
        </w:rPr>
        <w:t>Error! Bookmark not defined.</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28: Inserting time frame</w:t>
      </w:r>
      <w:r>
        <w:rPr>
          <w:noProof/>
        </w:rPr>
        <w:tab/>
      </w:r>
      <w:r>
        <w:rPr>
          <w:noProof/>
        </w:rPr>
        <w:fldChar w:fldCharType="begin"/>
      </w:r>
      <w:r>
        <w:rPr>
          <w:noProof/>
        </w:rPr>
        <w:instrText xml:space="preserve"> PAGEREF _Toc192755447 \h </w:instrText>
      </w:r>
      <w:r w:rsidR="00D8112F">
        <w:rPr>
          <w:noProof/>
        </w:rPr>
      </w:r>
      <w:r>
        <w:rPr>
          <w:noProof/>
        </w:rPr>
        <w:fldChar w:fldCharType="separate"/>
      </w:r>
      <w:r w:rsidR="004402E5">
        <w:rPr>
          <w:noProof/>
        </w:rPr>
        <w:t>25</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29: Search Results</w:t>
      </w:r>
      <w:r>
        <w:rPr>
          <w:noProof/>
        </w:rPr>
        <w:tab/>
      </w:r>
      <w:r>
        <w:rPr>
          <w:noProof/>
        </w:rPr>
        <w:fldChar w:fldCharType="begin"/>
      </w:r>
      <w:r>
        <w:rPr>
          <w:noProof/>
        </w:rPr>
        <w:instrText xml:space="preserve"> PAGEREF _Toc192755448 \h </w:instrText>
      </w:r>
      <w:r w:rsidR="00D8112F">
        <w:rPr>
          <w:noProof/>
        </w:rPr>
      </w:r>
      <w:r>
        <w:rPr>
          <w:noProof/>
        </w:rPr>
        <w:fldChar w:fldCharType="separate"/>
      </w:r>
      <w:r w:rsidR="004402E5">
        <w:rPr>
          <w:noProof/>
        </w:rPr>
        <w:t>25</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30: Settings</w:t>
      </w:r>
      <w:r>
        <w:rPr>
          <w:noProof/>
        </w:rPr>
        <w:tab/>
      </w:r>
      <w:r>
        <w:rPr>
          <w:noProof/>
        </w:rPr>
        <w:fldChar w:fldCharType="begin"/>
      </w:r>
      <w:r>
        <w:rPr>
          <w:noProof/>
        </w:rPr>
        <w:instrText xml:space="preserve"> PAGEREF _Toc192755449 \h </w:instrText>
      </w:r>
      <w:r w:rsidR="00D8112F">
        <w:rPr>
          <w:noProof/>
        </w:rPr>
      </w:r>
      <w:r>
        <w:rPr>
          <w:noProof/>
        </w:rPr>
        <w:fldChar w:fldCharType="separate"/>
      </w:r>
      <w:r w:rsidR="004402E5">
        <w:rPr>
          <w:noProof/>
        </w:rPr>
        <w:t>26</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31: Writing Review</w:t>
      </w:r>
      <w:r>
        <w:rPr>
          <w:noProof/>
        </w:rPr>
        <w:tab/>
      </w:r>
      <w:r>
        <w:rPr>
          <w:noProof/>
        </w:rPr>
        <w:fldChar w:fldCharType="begin"/>
      </w:r>
      <w:r>
        <w:rPr>
          <w:noProof/>
        </w:rPr>
        <w:instrText xml:space="preserve"> PAGEREF _Toc192755450 \h </w:instrText>
      </w:r>
      <w:r w:rsidR="00D8112F">
        <w:rPr>
          <w:noProof/>
        </w:rPr>
      </w:r>
      <w:r>
        <w:rPr>
          <w:noProof/>
        </w:rPr>
        <w:fldChar w:fldCharType="separate"/>
      </w:r>
      <w:r w:rsidR="004402E5">
        <w:rPr>
          <w:noProof/>
        </w:rPr>
        <w:t>27</w:t>
      </w:r>
      <w:r>
        <w:rPr>
          <w:noProof/>
        </w:rPr>
        <w:fldChar w:fldCharType="end"/>
      </w:r>
    </w:p>
    <w:p w:rsidR="00244C49" w:rsidRDefault="00244C49">
      <w:pPr>
        <w:pStyle w:val="TableofFigures"/>
        <w:tabs>
          <w:tab w:val="right" w:leader="dot" w:pos="9048"/>
        </w:tabs>
        <w:rPr>
          <w:rFonts w:eastAsiaTheme="minorEastAsia" w:cstheme="minorBidi"/>
          <w:noProof/>
          <w:szCs w:val="24"/>
          <w:lang w:val="en-US" w:eastAsia="en-US"/>
        </w:rPr>
      </w:pPr>
      <w:r>
        <w:rPr>
          <w:noProof/>
        </w:rPr>
        <w:t>Figure 32: Contact us</w:t>
      </w:r>
      <w:r>
        <w:rPr>
          <w:noProof/>
        </w:rPr>
        <w:tab/>
      </w:r>
      <w:r>
        <w:rPr>
          <w:noProof/>
        </w:rPr>
        <w:fldChar w:fldCharType="begin"/>
      </w:r>
      <w:r>
        <w:rPr>
          <w:noProof/>
        </w:rPr>
        <w:instrText xml:space="preserve"> PAGEREF _Toc192755451 \h </w:instrText>
      </w:r>
      <w:r w:rsidR="00D8112F">
        <w:rPr>
          <w:noProof/>
        </w:rPr>
      </w:r>
      <w:r>
        <w:rPr>
          <w:noProof/>
        </w:rPr>
        <w:fldChar w:fldCharType="separate"/>
      </w:r>
      <w:r w:rsidR="004402E5">
        <w:rPr>
          <w:noProof/>
        </w:rPr>
        <w:t>27</w:t>
      </w:r>
      <w:r>
        <w:rPr>
          <w:noProof/>
        </w:rPr>
        <w:fldChar w:fldCharType="end"/>
      </w:r>
    </w:p>
    <w:p w:rsidR="00D62CE1" w:rsidRDefault="007B6FEB">
      <w:pPr>
        <w:suppressAutoHyphens w:val="0"/>
        <w:spacing w:after="0" w:line="240" w:lineRule="auto"/>
        <w:jc w:val="left"/>
      </w:pPr>
      <w:r>
        <w:fldChar w:fldCharType="end"/>
      </w:r>
      <w:r w:rsidR="00B870AA">
        <w:br w:type="page"/>
      </w:r>
      <w:r w:rsidR="00D62CE1">
        <w:t>Revision History</w:t>
      </w:r>
    </w:p>
    <w:tbl>
      <w:tblPr>
        <w:tblStyle w:val="TableGrid"/>
        <w:tblW w:w="9272" w:type="dxa"/>
        <w:tblBorders>
          <w:top w:val="single" w:sz="12" w:space="0" w:color="000000"/>
          <w:left w:val="nil"/>
          <w:bottom w:val="single" w:sz="12" w:space="0" w:color="000000"/>
          <w:right w:val="nil"/>
          <w:insideH w:val="nil"/>
          <w:insideV w:val="nil"/>
        </w:tblBorders>
        <w:tblLook w:val="00BF"/>
      </w:tblPr>
      <w:tblGrid>
        <w:gridCol w:w="2318"/>
        <w:gridCol w:w="2318"/>
        <w:gridCol w:w="2318"/>
        <w:gridCol w:w="2318"/>
      </w:tblGrid>
      <w:tr w:rsidR="00D62CE1" w:rsidRPr="00D62CE1">
        <w:trPr>
          <w:trHeight w:val="293"/>
        </w:trPr>
        <w:tc>
          <w:tcPr>
            <w:tcW w:w="2318" w:type="dxa"/>
            <w:tcBorders>
              <w:bottom w:val="single" w:sz="6" w:space="0" w:color="000000"/>
              <w:right w:val="single" w:sz="6" w:space="0" w:color="000000"/>
            </w:tcBorders>
            <w:shd w:val="clear" w:color="auto" w:fill="auto"/>
          </w:tcPr>
          <w:p w:rsidR="00D62CE1" w:rsidRPr="00D62CE1" w:rsidRDefault="004D3BB6">
            <w:pPr>
              <w:suppressAutoHyphens w:val="0"/>
              <w:spacing w:after="0" w:line="240" w:lineRule="auto"/>
              <w:jc w:val="left"/>
              <w:rPr>
                <w:i/>
              </w:rPr>
            </w:pPr>
            <w:r>
              <w:rPr>
                <w:i/>
              </w:rPr>
              <w:t>Date</w:t>
            </w:r>
          </w:p>
        </w:tc>
        <w:tc>
          <w:tcPr>
            <w:tcW w:w="2318" w:type="dxa"/>
            <w:tcBorders>
              <w:left w:val="single" w:sz="6" w:space="0" w:color="000000"/>
              <w:bottom w:val="single" w:sz="6" w:space="0" w:color="000000"/>
            </w:tcBorders>
            <w:shd w:val="clear" w:color="auto" w:fill="auto"/>
          </w:tcPr>
          <w:p w:rsidR="00D62CE1" w:rsidRPr="00D62CE1" w:rsidRDefault="004D3BB6">
            <w:pPr>
              <w:suppressAutoHyphens w:val="0"/>
              <w:spacing w:after="0" w:line="240" w:lineRule="auto"/>
              <w:jc w:val="left"/>
              <w:rPr>
                <w:i/>
              </w:rPr>
            </w:pPr>
            <w:r>
              <w:rPr>
                <w:i/>
              </w:rPr>
              <w:t>Version</w:t>
            </w:r>
          </w:p>
        </w:tc>
        <w:tc>
          <w:tcPr>
            <w:tcW w:w="2318" w:type="dxa"/>
            <w:tcBorders>
              <w:bottom w:val="single" w:sz="6" w:space="0" w:color="000000"/>
            </w:tcBorders>
            <w:shd w:val="clear" w:color="auto" w:fill="auto"/>
          </w:tcPr>
          <w:p w:rsidR="00D62CE1" w:rsidRPr="00D62CE1" w:rsidRDefault="004D3BB6">
            <w:pPr>
              <w:suppressAutoHyphens w:val="0"/>
              <w:spacing w:after="0" w:line="240" w:lineRule="auto"/>
              <w:jc w:val="left"/>
              <w:rPr>
                <w:i/>
              </w:rPr>
            </w:pPr>
            <w:r>
              <w:rPr>
                <w:i/>
              </w:rPr>
              <w:t>Description</w:t>
            </w:r>
          </w:p>
        </w:tc>
        <w:tc>
          <w:tcPr>
            <w:tcW w:w="2318" w:type="dxa"/>
            <w:tcBorders>
              <w:bottom w:val="single" w:sz="6" w:space="0" w:color="000000"/>
            </w:tcBorders>
            <w:shd w:val="clear" w:color="auto" w:fill="auto"/>
          </w:tcPr>
          <w:p w:rsidR="00D62CE1" w:rsidRPr="00D62CE1" w:rsidRDefault="004D3BB6">
            <w:pPr>
              <w:suppressAutoHyphens w:val="0"/>
              <w:spacing w:after="0" w:line="240" w:lineRule="auto"/>
              <w:jc w:val="left"/>
              <w:rPr>
                <w:i/>
              </w:rPr>
            </w:pPr>
            <w:r>
              <w:rPr>
                <w:i/>
              </w:rPr>
              <w:t>Author</w:t>
            </w:r>
          </w:p>
        </w:tc>
      </w:tr>
      <w:tr w:rsidR="00D62CE1" w:rsidRPr="00D62CE1">
        <w:trPr>
          <w:trHeight w:val="293"/>
        </w:trPr>
        <w:tc>
          <w:tcPr>
            <w:tcW w:w="2318" w:type="dxa"/>
            <w:tcBorders>
              <w:top w:val="single" w:sz="6" w:space="0" w:color="000000"/>
              <w:right w:val="single" w:sz="6" w:space="0" w:color="000000"/>
            </w:tcBorders>
            <w:shd w:val="clear" w:color="auto" w:fill="auto"/>
          </w:tcPr>
          <w:p w:rsidR="00D62CE1" w:rsidRPr="00D62CE1" w:rsidRDefault="004D3BB6">
            <w:pPr>
              <w:suppressAutoHyphens w:val="0"/>
              <w:spacing w:after="0" w:line="240" w:lineRule="auto"/>
              <w:jc w:val="left"/>
            </w:pPr>
            <w:r>
              <w:t>2012-02-20</w:t>
            </w:r>
          </w:p>
        </w:tc>
        <w:tc>
          <w:tcPr>
            <w:tcW w:w="2318" w:type="dxa"/>
            <w:tcBorders>
              <w:top w:val="single" w:sz="6" w:space="0" w:color="000000"/>
              <w:left w:val="single" w:sz="6" w:space="0" w:color="000000"/>
            </w:tcBorders>
            <w:shd w:val="clear" w:color="auto" w:fill="auto"/>
          </w:tcPr>
          <w:p w:rsidR="00D62CE1" w:rsidRPr="00D62CE1" w:rsidRDefault="004D3BB6">
            <w:pPr>
              <w:suppressAutoHyphens w:val="0"/>
              <w:spacing w:after="0" w:line="240" w:lineRule="auto"/>
              <w:jc w:val="left"/>
            </w:pPr>
            <w:r>
              <w:t>0.1</w:t>
            </w:r>
          </w:p>
        </w:tc>
        <w:tc>
          <w:tcPr>
            <w:tcW w:w="2318" w:type="dxa"/>
            <w:tcBorders>
              <w:top w:val="single" w:sz="6" w:space="0" w:color="000000"/>
            </w:tcBorders>
            <w:shd w:val="clear" w:color="auto" w:fill="auto"/>
          </w:tcPr>
          <w:p w:rsidR="00D62CE1" w:rsidRPr="00D62CE1" w:rsidRDefault="004D3BB6">
            <w:pPr>
              <w:suppressAutoHyphens w:val="0"/>
              <w:spacing w:after="0" w:line="240" w:lineRule="auto"/>
              <w:jc w:val="left"/>
            </w:pPr>
            <w:r>
              <w:t>Created Draft Version</w:t>
            </w:r>
          </w:p>
        </w:tc>
        <w:tc>
          <w:tcPr>
            <w:tcW w:w="2318" w:type="dxa"/>
            <w:tcBorders>
              <w:top w:val="single" w:sz="6" w:space="0" w:color="000000"/>
            </w:tcBorders>
            <w:shd w:val="clear" w:color="auto" w:fill="auto"/>
          </w:tcPr>
          <w:p w:rsidR="00D62CE1" w:rsidRPr="00D62CE1" w:rsidRDefault="007B6FEB">
            <w:pPr>
              <w:suppressAutoHyphens w:val="0"/>
              <w:spacing w:after="0" w:line="240" w:lineRule="auto"/>
              <w:jc w:val="left"/>
            </w:pPr>
            <w:hyperlink r:id="rId9" w:history="1">
              <w:r w:rsidR="004D3BB6" w:rsidRPr="004D3BB6">
                <w:rPr>
                  <w:rStyle w:val="Hyperlink"/>
                </w:rPr>
                <w:t>Gohar Hovhannisyan</w:t>
              </w:r>
            </w:hyperlink>
          </w:p>
        </w:tc>
      </w:tr>
      <w:tr w:rsidR="00D62CE1" w:rsidRPr="00D62CE1">
        <w:trPr>
          <w:trHeight w:val="293"/>
        </w:trPr>
        <w:tc>
          <w:tcPr>
            <w:tcW w:w="2318" w:type="dxa"/>
            <w:tcBorders>
              <w:right w:val="single" w:sz="6" w:space="0" w:color="000000"/>
            </w:tcBorders>
            <w:shd w:val="clear" w:color="auto" w:fill="auto"/>
          </w:tcPr>
          <w:p w:rsidR="00D62CE1" w:rsidRPr="00D62CE1" w:rsidRDefault="00000689">
            <w:pPr>
              <w:suppressAutoHyphens w:val="0"/>
              <w:spacing w:after="0" w:line="240" w:lineRule="auto"/>
              <w:jc w:val="left"/>
            </w:pPr>
            <w:r>
              <w:t>2012-02-27</w:t>
            </w:r>
          </w:p>
        </w:tc>
        <w:tc>
          <w:tcPr>
            <w:tcW w:w="2318" w:type="dxa"/>
            <w:tcBorders>
              <w:left w:val="single" w:sz="6" w:space="0" w:color="000000"/>
            </w:tcBorders>
            <w:shd w:val="clear" w:color="auto" w:fill="auto"/>
          </w:tcPr>
          <w:p w:rsidR="00D62CE1" w:rsidRPr="00D62CE1" w:rsidRDefault="00000689">
            <w:pPr>
              <w:suppressAutoHyphens w:val="0"/>
              <w:spacing w:after="0" w:line="240" w:lineRule="auto"/>
              <w:jc w:val="left"/>
            </w:pPr>
            <w:r>
              <w:t>0.1</w:t>
            </w:r>
          </w:p>
        </w:tc>
        <w:tc>
          <w:tcPr>
            <w:tcW w:w="2318" w:type="dxa"/>
            <w:shd w:val="clear" w:color="auto" w:fill="auto"/>
          </w:tcPr>
          <w:p w:rsidR="00D62CE1" w:rsidRPr="00D62CE1" w:rsidRDefault="00000689">
            <w:pPr>
              <w:suppressAutoHyphens w:val="0"/>
              <w:spacing w:after="0" w:line="240" w:lineRule="auto"/>
              <w:jc w:val="left"/>
            </w:pPr>
            <w:r>
              <w:t>Added 5.8, 5.9 and 5.13 sections</w:t>
            </w:r>
          </w:p>
        </w:tc>
        <w:tc>
          <w:tcPr>
            <w:tcW w:w="2318" w:type="dxa"/>
            <w:shd w:val="clear" w:color="auto" w:fill="auto"/>
          </w:tcPr>
          <w:p w:rsidR="00D62CE1" w:rsidRPr="00D62CE1" w:rsidRDefault="007B6FEB">
            <w:pPr>
              <w:suppressAutoHyphens w:val="0"/>
              <w:spacing w:after="0" w:line="240" w:lineRule="auto"/>
              <w:jc w:val="left"/>
            </w:pPr>
            <w:hyperlink r:id="rId10" w:history="1">
              <w:r w:rsidR="00000689" w:rsidRPr="00000689">
                <w:rPr>
                  <w:rStyle w:val="Hyperlink"/>
                </w:rPr>
                <w:t>Arevik Tunyan</w:t>
              </w:r>
            </w:hyperlink>
          </w:p>
        </w:tc>
      </w:tr>
      <w:tr w:rsidR="00D62CE1" w:rsidRPr="00D62CE1">
        <w:trPr>
          <w:trHeight w:val="293"/>
        </w:trPr>
        <w:tc>
          <w:tcPr>
            <w:tcW w:w="2318" w:type="dxa"/>
            <w:tcBorders>
              <w:right w:val="single" w:sz="6" w:space="0" w:color="000000"/>
            </w:tcBorders>
            <w:shd w:val="clear" w:color="auto" w:fill="auto"/>
          </w:tcPr>
          <w:p w:rsidR="00D62CE1" w:rsidRPr="00D62CE1" w:rsidRDefault="00DF6E87">
            <w:pPr>
              <w:suppressAutoHyphens w:val="0"/>
              <w:spacing w:after="0" w:line="240" w:lineRule="auto"/>
              <w:jc w:val="left"/>
            </w:pPr>
            <w:r>
              <w:t>2012-02-28</w:t>
            </w:r>
          </w:p>
        </w:tc>
        <w:tc>
          <w:tcPr>
            <w:tcW w:w="2318" w:type="dxa"/>
            <w:tcBorders>
              <w:left w:val="single" w:sz="6" w:space="0" w:color="000000"/>
            </w:tcBorders>
            <w:shd w:val="clear" w:color="auto" w:fill="auto"/>
          </w:tcPr>
          <w:p w:rsidR="00D62CE1" w:rsidRPr="00D62CE1" w:rsidRDefault="00DF6E87">
            <w:pPr>
              <w:suppressAutoHyphens w:val="0"/>
              <w:spacing w:after="0" w:line="240" w:lineRule="auto"/>
              <w:jc w:val="left"/>
            </w:pPr>
            <w:r>
              <w:t>0.1</w:t>
            </w:r>
          </w:p>
        </w:tc>
        <w:tc>
          <w:tcPr>
            <w:tcW w:w="2318" w:type="dxa"/>
            <w:shd w:val="clear" w:color="auto" w:fill="auto"/>
          </w:tcPr>
          <w:p w:rsidR="00D62CE1" w:rsidRPr="00D62CE1" w:rsidRDefault="00182044">
            <w:pPr>
              <w:suppressAutoHyphens w:val="0"/>
              <w:spacing w:after="0" w:line="240" w:lineRule="auto"/>
              <w:jc w:val="left"/>
            </w:pPr>
            <w:r>
              <w:t>Added 5.7 section</w:t>
            </w:r>
          </w:p>
        </w:tc>
        <w:tc>
          <w:tcPr>
            <w:tcW w:w="2318" w:type="dxa"/>
            <w:shd w:val="clear" w:color="auto" w:fill="auto"/>
          </w:tcPr>
          <w:p w:rsidR="00D62CE1" w:rsidRPr="00D62CE1" w:rsidRDefault="007B6FEB">
            <w:pPr>
              <w:suppressAutoHyphens w:val="0"/>
              <w:spacing w:after="0" w:line="240" w:lineRule="auto"/>
              <w:jc w:val="left"/>
            </w:pPr>
            <w:hyperlink r:id="rId11" w:history="1">
              <w:r w:rsidR="00DF6E87" w:rsidRPr="008A19A1">
                <w:rPr>
                  <w:rStyle w:val="Hyperlink"/>
                </w:rPr>
                <w:t>Mihran Dovlatyan</w:t>
              </w:r>
            </w:hyperlink>
          </w:p>
        </w:tc>
      </w:tr>
      <w:tr w:rsidR="00D62CE1" w:rsidRPr="00D62CE1">
        <w:trPr>
          <w:trHeight w:val="293"/>
        </w:trPr>
        <w:tc>
          <w:tcPr>
            <w:tcW w:w="2318" w:type="dxa"/>
            <w:tcBorders>
              <w:right w:val="single" w:sz="6" w:space="0" w:color="000000"/>
            </w:tcBorders>
            <w:shd w:val="clear" w:color="auto" w:fill="auto"/>
          </w:tcPr>
          <w:p w:rsidR="00D62CE1" w:rsidRPr="00D62CE1" w:rsidRDefault="0089713F">
            <w:pPr>
              <w:suppressAutoHyphens w:val="0"/>
              <w:spacing w:after="0" w:line="240" w:lineRule="auto"/>
              <w:jc w:val="left"/>
            </w:pPr>
            <w:r>
              <w:t>2012-03-07</w:t>
            </w:r>
          </w:p>
        </w:tc>
        <w:tc>
          <w:tcPr>
            <w:tcW w:w="2318" w:type="dxa"/>
            <w:tcBorders>
              <w:left w:val="single" w:sz="6" w:space="0" w:color="000000"/>
            </w:tcBorders>
            <w:shd w:val="clear" w:color="auto" w:fill="auto"/>
          </w:tcPr>
          <w:p w:rsidR="00D62CE1" w:rsidRPr="006C2A89" w:rsidRDefault="0089713F">
            <w:pPr>
              <w:suppressAutoHyphens w:val="0"/>
              <w:spacing w:after="0" w:line="240" w:lineRule="auto"/>
              <w:jc w:val="left"/>
              <w:rPr>
                <w:b/>
              </w:rPr>
            </w:pPr>
            <w:r>
              <w:t>0.</w:t>
            </w:r>
            <w:r w:rsidR="006C2A89">
              <w:t>1</w:t>
            </w:r>
          </w:p>
        </w:tc>
        <w:tc>
          <w:tcPr>
            <w:tcW w:w="2318" w:type="dxa"/>
            <w:shd w:val="clear" w:color="auto" w:fill="auto"/>
          </w:tcPr>
          <w:p w:rsidR="00D62CE1" w:rsidRPr="00D62CE1" w:rsidRDefault="0089713F">
            <w:pPr>
              <w:suppressAutoHyphens w:val="0"/>
              <w:spacing w:after="0" w:line="240" w:lineRule="auto"/>
              <w:jc w:val="left"/>
            </w:pPr>
            <w:r>
              <w:t>Added 5.10 section</w:t>
            </w:r>
          </w:p>
        </w:tc>
        <w:tc>
          <w:tcPr>
            <w:tcW w:w="2318" w:type="dxa"/>
            <w:shd w:val="clear" w:color="auto" w:fill="auto"/>
          </w:tcPr>
          <w:p w:rsidR="00D62CE1" w:rsidRPr="00D62CE1" w:rsidRDefault="0089713F">
            <w:pPr>
              <w:suppressAutoHyphens w:val="0"/>
              <w:spacing w:after="0" w:line="240" w:lineRule="auto"/>
              <w:jc w:val="left"/>
            </w:pPr>
            <w:hyperlink r:id="rId12" w:history="1">
              <w:r w:rsidRPr="004D3BB6">
                <w:rPr>
                  <w:rStyle w:val="Hyperlink"/>
                </w:rPr>
                <w:t>Gohar Hovhannisyan</w:t>
              </w:r>
            </w:hyperlink>
          </w:p>
        </w:tc>
      </w:tr>
    </w:tbl>
    <w:p w:rsidR="00B870AA" w:rsidRPr="000F306B" w:rsidRDefault="00D62CE1">
      <w:pPr>
        <w:suppressAutoHyphens w:val="0"/>
        <w:spacing w:after="0" w:line="240" w:lineRule="auto"/>
        <w:jc w:val="left"/>
      </w:pPr>
      <w:r>
        <w:br w:type="page"/>
      </w:r>
    </w:p>
    <w:p w:rsidR="00FF7CB4" w:rsidRDefault="00FF7CB4" w:rsidP="00B870AA">
      <w:pPr>
        <w:pStyle w:val="Heading1"/>
      </w:pPr>
      <w:bookmarkStart w:id="2" w:name="_Toc192755388"/>
      <w:r>
        <w:t>Introduction</w:t>
      </w:r>
      <w:bookmarkEnd w:id="2"/>
    </w:p>
    <w:p w:rsidR="00D62CE1" w:rsidRDefault="00FF7CB4" w:rsidP="00FF7CB4">
      <w:pPr>
        <w:pStyle w:val="Heading2"/>
      </w:pPr>
      <w:bookmarkStart w:id="3" w:name="_Toc192755389"/>
      <w:r>
        <w:t>Purpose</w:t>
      </w:r>
      <w:bookmarkEnd w:id="3"/>
    </w:p>
    <w:p w:rsidR="004D3BB6" w:rsidRDefault="00D62CE1" w:rsidP="004D3BB6">
      <w:pPr>
        <w:tabs>
          <w:tab w:val="left" w:pos="3533"/>
        </w:tabs>
      </w:pPr>
      <w:r>
        <w:t xml:space="preserve">The </w:t>
      </w:r>
      <w:r w:rsidR="004D3BB6">
        <w:t>purpose of this document is to describe the requirements specifications for the Budget Tracker project for software development teams.</w:t>
      </w:r>
    </w:p>
    <w:p w:rsidR="00D62CE1" w:rsidRDefault="004D3BB6" w:rsidP="004D3BB6">
      <w:pPr>
        <w:tabs>
          <w:tab w:val="left" w:pos="3533"/>
        </w:tabs>
      </w:pPr>
      <w:r>
        <w:t>The intended audience of this document includes the prospective developers of the project and the technical assessment personnel of the client organization.</w:t>
      </w:r>
    </w:p>
    <w:p w:rsidR="00455590" w:rsidRDefault="00FF7CB4" w:rsidP="00E66AE3">
      <w:pPr>
        <w:pStyle w:val="Heading2"/>
      </w:pPr>
      <w:bookmarkStart w:id="4" w:name="_Ref191360709"/>
      <w:bookmarkStart w:id="5" w:name="_Toc192755390"/>
      <w:r>
        <w:t>Scope</w:t>
      </w:r>
      <w:bookmarkEnd w:id="4"/>
      <w:bookmarkEnd w:id="5"/>
    </w:p>
    <w:p w:rsidR="00455590" w:rsidRDefault="00455590" w:rsidP="00455590">
      <w:r>
        <w:t>The project is a iOS based application</w:t>
      </w:r>
      <w:r w:rsidR="0026129D">
        <w:t>, which means that</w:t>
      </w:r>
      <w:r>
        <w:t xml:space="preserve"> the app</w:t>
      </w:r>
      <w:r w:rsidR="0026129D">
        <w:t xml:space="preserve"> will run only</w:t>
      </w:r>
      <w:r>
        <w:t xml:space="preserve"> on the iPhone and iPad devices. </w:t>
      </w:r>
    </w:p>
    <w:p w:rsidR="0026129D" w:rsidRDefault="0010251E" w:rsidP="00455590">
      <w:pPr>
        <w:rPr>
          <w:i/>
        </w:rPr>
      </w:pPr>
      <w:r w:rsidRPr="0010251E">
        <w:rPr>
          <w:b/>
          <w:i/>
        </w:rPr>
        <w:t>Note</w:t>
      </w:r>
      <w:r>
        <w:rPr>
          <w:i/>
        </w:rPr>
        <w:t xml:space="preserve">: The </w:t>
      </w:r>
      <w:r w:rsidR="00455590">
        <w:rPr>
          <w:i/>
        </w:rPr>
        <w:t xml:space="preserve"> </w:t>
      </w:r>
      <w:r w:rsidR="00455590" w:rsidRPr="00455590">
        <w:rPr>
          <w:i/>
        </w:rPr>
        <w:t>first version of the app will include only iPhone version.</w:t>
      </w:r>
    </w:p>
    <w:p w:rsidR="00E66AE3" w:rsidRPr="0026129D" w:rsidRDefault="0026129D" w:rsidP="00455590">
      <w:r w:rsidRPr="0026129D">
        <w:t xml:space="preserve">The main goal of the app is </w:t>
      </w:r>
      <w:r>
        <w:t xml:space="preserve">to </w:t>
      </w:r>
      <w:r w:rsidRPr="0026129D">
        <w:t xml:space="preserve">learn and use the </w:t>
      </w:r>
      <w:r>
        <w:t>new technologies provided iOS SDK.</w:t>
      </w:r>
    </w:p>
    <w:p w:rsidR="005D5E16" w:rsidRDefault="00E66AE3" w:rsidP="00E66AE3">
      <w:r>
        <w:t xml:space="preserve">The </w:t>
      </w:r>
      <w:r w:rsidR="00455590">
        <w:t>app</w:t>
      </w:r>
      <w:r w:rsidR="005C77B1">
        <w:t xml:space="preserve"> will be used for tracking/monitoring the incomes as well as expenses for the specified time periods. It will help the clients to generate and analyze the reports. The easy to use and intuitive interface will assist the clients to do whatever they want. The project also will have a database where can be kept the user specific information, which is encrypted and stored locally in a device.</w:t>
      </w:r>
    </w:p>
    <w:p w:rsidR="008B31CB" w:rsidRPr="00E66AE3" w:rsidRDefault="005D5E16" w:rsidP="00E66AE3">
      <w:r>
        <w:t>The app shall be carefully designed to help users to track daily, monthly, overall balances, dates, type of expense and income automatically expenses.</w:t>
      </w:r>
    </w:p>
    <w:p w:rsidR="000A6B4B" w:rsidRDefault="000A6B4B" w:rsidP="005C77B1">
      <w:pPr>
        <w:pStyle w:val="Heading2"/>
      </w:pPr>
      <w:bookmarkStart w:id="6" w:name="_Toc192755391"/>
      <w:r w:rsidRPr="000A6B4B">
        <w:t>Glossary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BF"/>
      </w:tblPr>
      <w:tblGrid>
        <w:gridCol w:w="840"/>
        <w:gridCol w:w="8434"/>
      </w:tblGrid>
      <w:tr w:rsidR="000A6B4B">
        <w:tc>
          <w:tcPr>
            <w:tcW w:w="840" w:type="dxa"/>
          </w:tcPr>
          <w:p w:rsidR="000A6B4B" w:rsidRPr="000A6B4B" w:rsidRDefault="000A6B4B" w:rsidP="000A6B4B">
            <w:pPr>
              <w:rPr>
                <w:b/>
              </w:rPr>
            </w:pPr>
            <w:r w:rsidRPr="000A6B4B">
              <w:rPr>
                <w:b/>
              </w:rPr>
              <w:t>SRS</w:t>
            </w:r>
          </w:p>
        </w:tc>
        <w:tc>
          <w:tcPr>
            <w:tcW w:w="8434" w:type="dxa"/>
          </w:tcPr>
          <w:p w:rsidR="000A6B4B" w:rsidRDefault="000A6B4B" w:rsidP="000A6B4B">
            <w:r>
              <w:t>Software requirements statement</w:t>
            </w:r>
          </w:p>
        </w:tc>
      </w:tr>
      <w:tr w:rsidR="000A6B4B">
        <w:tc>
          <w:tcPr>
            <w:tcW w:w="840" w:type="dxa"/>
          </w:tcPr>
          <w:p w:rsidR="000A6B4B" w:rsidRPr="000A6B4B" w:rsidRDefault="000A6B4B" w:rsidP="000A6B4B">
            <w:pPr>
              <w:rPr>
                <w:b/>
              </w:rPr>
            </w:pPr>
            <w:r w:rsidRPr="000A6B4B">
              <w:rPr>
                <w:b/>
              </w:rPr>
              <w:t>UI</w:t>
            </w:r>
          </w:p>
        </w:tc>
        <w:tc>
          <w:tcPr>
            <w:tcW w:w="8434" w:type="dxa"/>
          </w:tcPr>
          <w:p w:rsidR="000A6B4B" w:rsidRPr="000A6B4B" w:rsidRDefault="000A6B4B" w:rsidP="000A6B4B">
            <w:r w:rsidRPr="000A6B4B">
              <w:t>User interface</w:t>
            </w:r>
          </w:p>
        </w:tc>
      </w:tr>
      <w:tr w:rsidR="000A6B4B">
        <w:tc>
          <w:tcPr>
            <w:tcW w:w="840" w:type="dxa"/>
          </w:tcPr>
          <w:p w:rsidR="000A6B4B" w:rsidRPr="0010251E" w:rsidRDefault="00455590" w:rsidP="000A6B4B">
            <w:pPr>
              <w:rPr>
                <w:b/>
              </w:rPr>
            </w:pPr>
            <w:r w:rsidRPr="0010251E">
              <w:rPr>
                <w:b/>
              </w:rPr>
              <w:t>App</w:t>
            </w:r>
          </w:p>
        </w:tc>
        <w:tc>
          <w:tcPr>
            <w:tcW w:w="8434" w:type="dxa"/>
          </w:tcPr>
          <w:p w:rsidR="000A6B4B" w:rsidRPr="00455590" w:rsidRDefault="00455590" w:rsidP="000A6B4B">
            <w:pPr>
              <w:rPr>
                <w:b/>
              </w:rPr>
            </w:pPr>
            <w:r>
              <w:t>Short for application</w:t>
            </w:r>
          </w:p>
        </w:tc>
      </w:tr>
      <w:tr w:rsidR="000A6B4B">
        <w:tc>
          <w:tcPr>
            <w:tcW w:w="840" w:type="dxa"/>
          </w:tcPr>
          <w:p w:rsidR="000A6B4B" w:rsidRDefault="000A6B4B" w:rsidP="000A6B4B"/>
        </w:tc>
        <w:tc>
          <w:tcPr>
            <w:tcW w:w="8434" w:type="dxa"/>
          </w:tcPr>
          <w:p w:rsidR="000A6B4B" w:rsidRDefault="000A6B4B" w:rsidP="000A6B4B"/>
        </w:tc>
      </w:tr>
    </w:tbl>
    <w:p w:rsidR="00B870AA" w:rsidRPr="000A6B4B" w:rsidRDefault="00326747" w:rsidP="000A6B4B">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781369" w:rsidRDefault="00FF7CB4" w:rsidP="00FF7CB4">
      <w:pPr>
        <w:pStyle w:val="Heading2"/>
      </w:pPr>
      <w:bookmarkStart w:id="7" w:name="_Toc192755392"/>
      <w:r>
        <w:t>References</w:t>
      </w:r>
      <w:bookmarkEnd w:id="7"/>
    </w:p>
    <w:p w:rsidR="00F86748" w:rsidRDefault="007B6FEB" w:rsidP="00781369">
      <w:pPr>
        <w:pStyle w:val="ListParagraph"/>
        <w:numPr>
          <w:ilvl w:val="0"/>
          <w:numId w:val="16"/>
        </w:numPr>
      </w:pPr>
      <w:hyperlink r:id="rId13" w:history="1">
        <w:r w:rsidR="00F86748" w:rsidRPr="007D6F2A">
          <w:rPr>
            <w:rStyle w:val="Hyperlink"/>
          </w:rPr>
          <w:t>https://svn.virtual-solution.de/internal/main/BudgetTracker/trunk</w:t>
        </w:r>
      </w:hyperlink>
    </w:p>
    <w:p w:rsidR="001D2A02" w:rsidRPr="00781369" w:rsidRDefault="001D2A02" w:rsidP="00AE233A">
      <w:pPr>
        <w:pStyle w:val="ListParagraph"/>
      </w:pPr>
    </w:p>
    <w:p w:rsidR="001D2A02" w:rsidRDefault="001D2A02">
      <w:pPr>
        <w:suppressAutoHyphens w:val="0"/>
        <w:spacing w:after="0" w:line="240" w:lineRule="auto"/>
        <w:jc w:val="left"/>
      </w:pPr>
      <w:r>
        <w:br w:type="page"/>
      </w:r>
    </w:p>
    <w:p w:rsidR="00AF0ECB" w:rsidRDefault="006F318A" w:rsidP="001D2A02">
      <w:pPr>
        <w:pStyle w:val="Heading1"/>
      </w:pPr>
      <w:bookmarkStart w:id="8" w:name="_Toc192755393"/>
      <w:r>
        <w:t>System Requirements</w:t>
      </w:r>
      <w:bookmarkEnd w:id="8"/>
    </w:p>
    <w:p w:rsidR="00046DB7" w:rsidRDefault="00AF0ECB" w:rsidP="00AF0ECB">
      <w:r>
        <w:t>In the section below is represented all the requirements on the project both functional and non-functional.</w:t>
      </w:r>
      <w:r w:rsidR="00455590">
        <w:t xml:space="preserve"> </w:t>
      </w:r>
      <w:r w:rsidR="00046DB7">
        <w:t xml:space="preserve"> </w:t>
      </w:r>
    </w:p>
    <w:p w:rsidR="00046DB7" w:rsidRDefault="00046DB7" w:rsidP="00AF0ECB">
      <w:r>
        <w:t xml:space="preserve">As it is notated in the section </w:t>
      </w:r>
      <w:r w:rsidR="007B6FEB">
        <w:fldChar w:fldCharType="begin"/>
      </w:r>
      <w:r>
        <w:instrText xml:space="preserve"> REF _Ref191360709 \p \h </w:instrText>
      </w:r>
      <w:r w:rsidR="007B6FEB">
        <w:fldChar w:fldCharType="separate"/>
      </w:r>
      <w:r w:rsidR="004402E5">
        <w:t>above</w:t>
      </w:r>
      <w:r w:rsidR="007B6FEB">
        <w:fldChar w:fldCharType="end"/>
      </w:r>
      <w:r>
        <w:t>, the app is available only for iOS SDK and the supported SDK versions are 3.2 and later.</w:t>
      </w:r>
    </w:p>
    <w:p w:rsidR="00AF0ECB" w:rsidRDefault="00A23E83" w:rsidP="00A23E83">
      <w:pPr>
        <w:pStyle w:val="Heading2"/>
      </w:pPr>
      <w:bookmarkStart w:id="9" w:name="_Toc192755394"/>
      <w:r>
        <w:t>Genera</w:t>
      </w:r>
      <w:r w:rsidR="00FF7CB4">
        <w:t>l User Interface Requirements</w:t>
      </w:r>
      <w:bookmarkEnd w:id="9"/>
    </w:p>
    <w:p w:rsidR="00AF0ECB" w:rsidRDefault="00AF0ECB" w:rsidP="00AF0ECB">
      <w:r>
        <w:t>The user interface requirements are the followings:</w:t>
      </w:r>
    </w:p>
    <w:p w:rsidR="00AF0ECB" w:rsidRDefault="00AF0ECB" w:rsidP="00AF0ECB">
      <w:pPr>
        <w:pStyle w:val="ListParagraph"/>
        <w:numPr>
          <w:ilvl w:val="0"/>
          <w:numId w:val="17"/>
        </w:numPr>
      </w:pPr>
      <w:r>
        <w:t>UI shall be intuitive and easy to use by clients</w:t>
      </w:r>
    </w:p>
    <w:p w:rsidR="00AF0ECB" w:rsidRDefault="00AF0ECB" w:rsidP="00AF0ECB">
      <w:pPr>
        <w:pStyle w:val="ListParagraph"/>
        <w:numPr>
          <w:ilvl w:val="0"/>
          <w:numId w:val="17"/>
        </w:numPr>
      </w:pPr>
      <w:r>
        <w:t xml:space="preserve">UI shall </w:t>
      </w:r>
      <w:r w:rsidR="0026129D">
        <w:t>be implemented using</w:t>
      </w:r>
      <w:r>
        <w:t xml:space="preserve"> the standard features</w:t>
      </w:r>
      <w:r w:rsidR="00C1103D">
        <w:t>/components</w:t>
      </w:r>
      <w:r>
        <w:t xml:space="preserve"> </w:t>
      </w:r>
      <w:r w:rsidR="004124C8">
        <w:t>of</w:t>
      </w:r>
      <w:r>
        <w:t xml:space="preserve"> iOS SDK</w:t>
      </w:r>
      <w:r w:rsidR="0085059E">
        <w:t xml:space="preserve"> not to hurt user experience</w:t>
      </w:r>
    </w:p>
    <w:p w:rsidR="00FF7CB4" w:rsidRPr="00AF0ECB" w:rsidRDefault="00FF7CB4" w:rsidP="0026129D">
      <w:pPr>
        <w:pStyle w:val="ListParagraph"/>
      </w:pPr>
    </w:p>
    <w:p w:rsidR="00AE233A" w:rsidRDefault="00FF7CB4" w:rsidP="00E73FA2">
      <w:pPr>
        <w:pStyle w:val="Heading2"/>
      </w:pPr>
      <w:bookmarkStart w:id="10" w:name="_Toc192755395"/>
      <w:r>
        <w:t>Functional Requirements</w:t>
      </w:r>
      <w:bookmarkEnd w:id="10"/>
    </w:p>
    <w:p w:rsidR="000E71C5" w:rsidRDefault="00AE233A" w:rsidP="00AE233A">
      <w:r>
        <w:t>The app will have the following main functionalities:</w:t>
      </w:r>
    </w:p>
    <w:p w:rsidR="0010251E" w:rsidRDefault="00AE233A" w:rsidP="000E71C5">
      <w:pPr>
        <w:pStyle w:val="ListParagraph"/>
        <w:numPr>
          <w:ilvl w:val="0"/>
          <w:numId w:val="21"/>
        </w:numPr>
      </w:pPr>
      <w:r>
        <w:t>New user creation and Login</w:t>
      </w:r>
    </w:p>
    <w:p w:rsidR="0010251E" w:rsidRDefault="0010251E" w:rsidP="0010251E">
      <w:pPr>
        <w:pStyle w:val="ListParagraph"/>
        <w:numPr>
          <w:ilvl w:val="1"/>
          <w:numId w:val="21"/>
        </w:numPr>
      </w:pPr>
      <w:r>
        <w:t>In order to enter the application there is need to have an account. App will give an opportunity to register new users as well as login with already created accounts.</w:t>
      </w:r>
    </w:p>
    <w:p w:rsidR="0010251E" w:rsidRDefault="0010251E" w:rsidP="0010251E">
      <w:pPr>
        <w:pStyle w:val="ListParagraph"/>
        <w:numPr>
          <w:ilvl w:val="0"/>
          <w:numId w:val="21"/>
        </w:numPr>
      </w:pPr>
      <w:r>
        <w:t>Quick summary</w:t>
      </w:r>
    </w:p>
    <w:p w:rsidR="001B0FA4" w:rsidRDefault="0010251E" w:rsidP="0010251E">
      <w:pPr>
        <w:pStyle w:val="ListParagraph"/>
        <w:numPr>
          <w:ilvl w:val="1"/>
          <w:numId w:val="21"/>
        </w:numPr>
      </w:pPr>
      <w:r>
        <w:t xml:space="preserve">There should be possible to review the summary in </w:t>
      </w:r>
      <w:r w:rsidR="00DB2BCD">
        <w:t>the following</w:t>
      </w:r>
      <w:r>
        <w:t xml:space="preserve"> time frame</w:t>
      </w:r>
      <w:r w:rsidR="00DB2BCD">
        <w:t>s:</w:t>
      </w:r>
    </w:p>
    <w:p w:rsidR="001B0FA4" w:rsidRDefault="001B0FA4" w:rsidP="001B0FA4">
      <w:pPr>
        <w:pStyle w:val="ListParagraph"/>
        <w:numPr>
          <w:ilvl w:val="2"/>
          <w:numId w:val="21"/>
        </w:numPr>
      </w:pPr>
      <w:r>
        <w:t>Current day</w:t>
      </w:r>
    </w:p>
    <w:p w:rsidR="001B0FA4" w:rsidRDefault="001B0FA4" w:rsidP="001B0FA4">
      <w:pPr>
        <w:pStyle w:val="ListParagraph"/>
        <w:numPr>
          <w:ilvl w:val="2"/>
          <w:numId w:val="21"/>
        </w:numPr>
      </w:pPr>
      <w:r>
        <w:t>Current week</w:t>
      </w:r>
    </w:p>
    <w:p w:rsidR="001B0FA4" w:rsidRDefault="001B0FA4" w:rsidP="001B0FA4">
      <w:pPr>
        <w:pStyle w:val="ListParagraph"/>
        <w:numPr>
          <w:ilvl w:val="2"/>
          <w:numId w:val="21"/>
        </w:numPr>
      </w:pPr>
      <w:r>
        <w:t>Current month</w:t>
      </w:r>
    </w:p>
    <w:p w:rsidR="00DB2BCD" w:rsidRDefault="001B0FA4" w:rsidP="001B0FA4">
      <w:pPr>
        <w:pStyle w:val="ListParagraph"/>
        <w:numPr>
          <w:ilvl w:val="2"/>
          <w:numId w:val="21"/>
        </w:numPr>
      </w:pPr>
      <w:r>
        <w:t>Current year</w:t>
      </w:r>
    </w:p>
    <w:p w:rsidR="0010251E" w:rsidRDefault="0001631E" w:rsidP="000E71C5">
      <w:pPr>
        <w:pStyle w:val="ListParagraph"/>
        <w:numPr>
          <w:ilvl w:val="0"/>
          <w:numId w:val="21"/>
        </w:numPr>
      </w:pPr>
      <w:r>
        <w:t>User accounts</w:t>
      </w:r>
    </w:p>
    <w:p w:rsidR="000E71C5" w:rsidRDefault="0010251E" w:rsidP="0010251E">
      <w:pPr>
        <w:pStyle w:val="ListParagraph"/>
        <w:numPr>
          <w:ilvl w:val="1"/>
          <w:numId w:val="21"/>
        </w:numPr>
      </w:pPr>
      <w:r>
        <w:t xml:space="preserve">User should have possibility to add/modify and delete </w:t>
      </w:r>
      <w:r w:rsidR="001B0FA4">
        <w:t>an account</w:t>
      </w:r>
      <w:r>
        <w:t xml:space="preserve">. Account can have arbitrary type (e.g. savings, cash, debt and so on). </w:t>
      </w:r>
    </w:p>
    <w:p w:rsidR="0010251E" w:rsidRDefault="0001631E" w:rsidP="000E71C5">
      <w:pPr>
        <w:pStyle w:val="ListParagraph"/>
        <w:numPr>
          <w:ilvl w:val="0"/>
          <w:numId w:val="21"/>
        </w:numPr>
      </w:pPr>
      <w:r>
        <w:t>User incomes</w:t>
      </w:r>
    </w:p>
    <w:p w:rsidR="0001631E" w:rsidRDefault="0010251E" w:rsidP="0010251E">
      <w:pPr>
        <w:pStyle w:val="ListParagraph"/>
        <w:numPr>
          <w:ilvl w:val="1"/>
          <w:numId w:val="21"/>
        </w:numPr>
      </w:pPr>
      <w:r>
        <w:t>User should have possibility</w:t>
      </w:r>
      <w:r w:rsidR="001B0FA4">
        <w:t xml:space="preserve"> to add/modify and delete an income</w:t>
      </w:r>
      <w:r>
        <w:t xml:space="preserve">. It also should be possible to connect income with </w:t>
      </w:r>
      <w:r w:rsidR="001B0FA4">
        <w:t xml:space="preserve">any of </w:t>
      </w:r>
      <w:r>
        <w:t>account</w:t>
      </w:r>
      <w:r w:rsidR="001B0FA4">
        <w:t>s</w:t>
      </w:r>
      <w:r>
        <w:t>.</w:t>
      </w:r>
    </w:p>
    <w:p w:rsidR="001B0FA4" w:rsidRDefault="0001631E" w:rsidP="000E71C5">
      <w:pPr>
        <w:pStyle w:val="ListParagraph"/>
        <w:numPr>
          <w:ilvl w:val="0"/>
          <w:numId w:val="21"/>
        </w:numPr>
      </w:pPr>
      <w:r>
        <w:t>User outcomes</w:t>
      </w:r>
    </w:p>
    <w:p w:rsidR="0001631E" w:rsidRDefault="001B0FA4" w:rsidP="001B0FA4">
      <w:pPr>
        <w:pStyle w:val="ListParagraph"/>
        <w:numPr>
          <w:ilvl w:val="1"/>
          <w:numId w:val="21"/>
        </w:numPr>
      </w:pPr>
      <w:r>
        <w:t>User should have possibility to add/modify and delete an outcome. It also should be possible to connect outcome with any of accounts.</w:t>
      </w:r>
    </w:p>
    <w:p w:rsidR="001B0FA4" w:rsidRDefault="0001631E" w:rsidP="000E71C5">
      <w:pPr>
        <w:pStyle w:val="ListParagraph"/>
        <w:numPr>
          <w:ilvl w:val="0"/>
          <w:numId w:val="21"/>
        </w:numPr>
      </w:pPr>
      <w:r>
        <w:t>User bills</w:t>
      </w:r>
    </w:p>
    <w:p w:rsidR="001B0FA4" w:rsidRDefault="001B0FA4" w:rsidP="001B0FA4">
      <w:pPr>
        <w:pStyle w:val="ListParagraph"/>
        <w:numPr>
          <w:ilvl w:val="1"/>
          <w:numId w:val="21"/>
        </w:numPr>
      </w:pPr>
      <w:r>
        <w:t>User should have possibility to add/modify and delete a bill. It also should be possible to connect outcome with any of accounts.</w:t>
      </w:r>
    </w:p>
    <w:p w:rsidR="0001631E" w:rsidRDefault="0001631E" w:rsidP="001B0FA4">
      <w:pPr>
        <w:pStyle w:val="ListParagraph"/>
        <w:ind w:left="1440"/>
      </w:pPr>
    </w:p>
    <w:p w:rsidR="001D4C70" w:rsidRDefault="0001631E" w:rsidP="000E71C5">
      <w:pPr>
        <w:pStyle w:val="ListParagraph"/>
        <w:numPr>
          <w:ilvl w:val="0"/>
          <w:numId w:val="21"/>
        </w:numPr>
      </w:pPr>
      <w:r>
        <w:t>Reporting</w:t>
      </w:r>
    </w:p>
    <w:p w:rsidR="001D4C70" w:rsidRDefault="001D4C70" w:rsidP="001D4C70">
      <w:pPr>
        <w:pStyle w:val="ListParagraph"/>
        <w:numPr>
          <w:ilvl w:val="1"/>
          <w:numId w:val="21"/>
        </w:numPr>
      </w:pPr>
      <w:r>
        <w:t>The reporting should be available in the following forms:</w:t>
      </w:r>
    </w:p>
    <w:p w:rsidR="001D4C70" w:rsidRDefault="001D4C70" w:rsidP="001D4C70">
      <w:pPr>
        <w:pStyle w:val="ListParagraph"/>
        <w:numPr>
          <w:ilvl w:val="2"/>
          <w:numId w:val="21"/>
        </w:numPr>
      </w:pPr>
      <w:r>
        <w:t>Table view</w:t>
      </w:r>
    </w:p>
    <w:p w:rsidR="001D4C70" w:rsidRDefault="001D4C70" w:rsidP="001D4C70">
      <w:pPr>
        <w:pStyle w:val="ListParagraph"/>
        <w:numPr>
          <w:ilvl w:val="2"/>
          <w:numId w:val="21"/>
        </w:numPr>
      </w:pPr>
      <w:r>
        <w:t>Pie view</w:t>
      </w:r>
    </w:p>
    <w:p w:rsidR="001D4C70" w:rsidRDefault="001D4C70" w:rsidP="001D4C70">
      <w:pPr>
        <w:pStyle w:val="ListParagraph"/>
        <w:numPr>
          <w:ilvl w:val="2"/>
          <w:numId w:val="21"/>
        </w:numPr>
      </w:pPr>
      <w:r>
        <w:t>Graphic view</w:t>
      </w:r>
    </w:p>
    <w:p w:rsidR="001D4C70" w:rsidRDefault="001D4C70" w:rsidP="001D4C70">
      <w:pPr>
        <w:pStyle w:val="ListParagraph"/>
        <w:numPr>
          <w:ilvl w:val="2"/>
          <w:numId w:val="21"/>
        </w:numPr>
      </w:pPr>
      <w:r>
        <w:t>Column view</w:t>
      </w:r>
    </w:p>
    <w:p w:rsidR="0001631E" w:rsidRDefault="001D4C70" w:rsidP="001D4C70">
      <w:pPr>
        <w:pStyle w:val="ListParagraph"/>
        <w:numPr>
          <w:ilvl w:val="1"/>
          <w:numId w:val="21"/>
        </w:numPr>
      </w:pPr>
      <w:r>
        <w:t>It should be also possible to select the time frame for which the reporting is done.</w:t>
      </w:r>
    </w:p>
    <w:p w:rsidR="00515698" w:rsidRDefault="0001631E" w:rsidP="000E71C5">
      <w:pPr>
        <w:pStyle w:val="ListParagraph"/>
        <w:numPr>
          <w:ilvl w:val="0"/>
          <w:numId w:val="21"/>
        </w:numPr>
      </w:pPr>
      <w:r>
        <w:t xml:space="preserve">Searching </w:t>
      </w:r>
    </w:p>
    <w:p w:rsidR="0001631E" w:rsidRDefault="00515698" w:rsidP="00515698">
      <w:pPr>
        <w:pStyle w:val="ListParagraph"/>
        <w:numPr>
          <w:ilvl w:val="1"/>
          <w:numId w:val="21"/>
        </w:numPr>
      </w:pPr>
      <w:r>
        <w:t>It should be possible to perform search with specified criteria. E.g. one can perform search by category name, or outcome name.</w:t>
      </w:r>
    </w:p>
    <w:p w:rsidR="00515698" w:rsidRDefault="0001631E" w:rsidP="000E71C5">
      <w:pPr>
        <w:pStyle w:val="ListParagraph"/>
        <w:numPr>
          <w:ilvl w:val="0"/>
          <w:numId w:val="21"/>
        </w:numPr>
      </w:pPr>
      <w:r>
        <w:t>Settings</w:t>
      </w:r>
    </w:p>
    <w:p w:rsidR="0001631E" w:rsidRDefault="00515698" w:rsidP="00515698">
      <w:pPr>
        <w:pStyle w:val="ListParagraph"/>
        <w:numPr>
          <w:ilvl w:val="1"/>
          <w:numId w:val="21"/>
        </w:numPr>
      </w:pPr>
      <w:r>
        <w:t xml:space="preserve">All the user specific settings shall be gathered and easy reconfigurable.  User should be able to </w:t>
      </w:r>
      <w:r w:rsidR="00AB7D34">
        <w:t>easily configure his/her own view.</w:t>
      </w:r>
    </w:p>
    <w:p w:rsidR="001C02A1" w:rsidRDefault="0001631E" w:rsidP="000E71C5">
      <w:pPr>
        <w:pStyle w:val="ListParagraph"/>
        <w:numPr>
          <w:ilvl w:val="0"/>
          <w:numId w:val="21"/>
        </w:numPr>
      </w:pPr>
      <w:r>
        <w:t>Contact information</w:t>
      </w:r>
    </w:p>
    <w:p w:rsidR="0001631E" w:rsidRDefault="001C02A1" w:rsidP="001C02A1">
      <w:pPr>
        <w:pStyle w:val="ListParagraph"/>
        <w:numPr>
          <w:ilvl w:val="1"/>
          <w:numId w:val="21"/>
        </w:numPr>
      </w:pPr>
      <w:r>
        <w:t>Contact information should be available.</w:t>
      </w:r>
    </w:p>
    <w:p w:rsidR="001C02A1" w:rsidRDefault="0001631E" w:rsidP="000E71C5">
      <w:pPr>
        <w:pStyle w:val="ListParagraph"/>
        <w:numPr>
          <w:ilvl w:val="0"/>
          <w:numId w:val="21"/>
        </w:numPr>
      </w:pPr>
      <w:r>
        <w:t>Writing feedback</w:t>
      </w:r>
    </w:p>
    <w:p w:rsidR="0001631E" w:rsidRDefault="001C02A1" w:rsidP="001C02A1">
      <w:pPr>
        <w:pStyle w:val="ListParagraph"/>
        <w:numPr>
          <w:ilvl w:val="1"/>
          <w:numId w:val="21"/>
        </w:numPr>
      </w:pPr>
      <w:r>
        <w:t xml:space="preserve">An email should be opened </w:t>
      </w:r>
      <w:r w:rsidR="00A1653B">
        <w:t>that user can write feedback to the development team.</w:t>
      </w:r>
    </w:p>
    <w:p w:rsidR="001C02A1" w:rsidRDefault="0001631E" w:rsidP="000E71C5">
      <w:pPr>
        <w:pStyle w:val="ListParagraph"/>
        <w:numPr>
          <w:ilvl w:val="0"/>
          <w:numId w:val="21"/>
        </w:numPr>
      </w:pPr>
      <w:r>
        <w:t>Writing review in a apple store</w:t>
      </w:r>
    </w:p>
    <w:p w:rsidR="001C02A1" w:rsidRDefault="001C02A1" w:rsidP="001C02A1">
      <w:pPr>
        <w:pStyle w:val="ListParagraph"/>
        <w:numPr>
          <w:ilvl w:val="0"/>
          <w:numId w:val="21"/>
        </w:numPr>
      </w:pPr>
      <w:r>
        <w:t>Impressum</w:t>
      </w:r>
    </w:p>
    <w:p w:rsidR="00E73FA2" w:rsidRDefault="00E73FA2" w:rsidP="00E73FA2">
      <w:pPr>
        <w:keepNext/>
      </w:pPr>
    </w:p>
    <w:p w:rsidR="00FF7CB4" w:rsidRDefault="00FF7CB4" w:rsidP="00A23E83">
      <w:pPr>
        <w:pStyle w:val="Heading2"/>
      </w:pPr>
      <w:bookmarkStart w:id="11" w:name="_Toc192755396"/>
      <w:r>
        <w:t>Technical Requirements</w:t>
      </w:r>
      <w:bookmarkEnd w:id="11"/>
    </w:p>
    <w:p w:rsidR="00A82C25" w:rsidRDefault="00A82C25" w:rsidP="00A82C25">
      <w:r>
        <w:t xml:space="preserve">As the implementation of the app will be done for training purposes, the use of the following </w:t>
      </w:r>
      <w:r w:rsidR="00114C96">
        <w:t>technologies</w:t>
      </w:r>
      <w:r>
        <w:t xml:space="preserve"> is mandatory:</w:t>
      </w:r>
    </w:p>
    <w:p w:rsidR="00A82C25" w:rsidRDefault="00A82C25" w:rsidP="00A82C25">
      <w:pPr>
        <w:pStyle w:val="ListParagraph"/>
        <w:numPr>
          <w:ilvl w:val="0"/>
          <w:numId w:val="18"/>
        </w:numPr>
      </w:pPr>
      <w:r>
        <w:t>iCloud</w:t>
      </w:r>
    </w:p>
    <w:p w:rsidR="00A82C25" w:rsidRDefault="00A82C25" w:rsidP="00A82C25">
      <w:pPr>
        <w:pStyle w:val="ListParagraph"/>
        <w:numPr>
          <w:ilvl w:val="0"/>
          <w:numId w:val="18"/>
        </w:numPr>
      </w:pPr>
      <w:r>
        <w:t>iAd</w:t>
      </w:r>
    </w:p>
    <w:p w:rsidR="00A82C25" w:rsidRDefault="00A82C25" w:rsidP="00A82C25">
      <w:pPr>
        <w:pStyle w:val="ListParagraph"/>
        <w:numPr>
          <w:ilvl w:val="0"/>
          <w:numId w:val="18"/>
        </w:numPr>
      </w:pPr>
      <w:r>
        <w:t>Core Date</w:t>
      </w:r>
    </w:p>
    <w:p w:rsidR="001B0A49" w:rsidRDefault="00A82C25" w:rsidP="00A82C25">
      <w:pPr>
        <w:pStyle w:val="ListParagraph"/>
        <w:numPr>
          <w:ilvl w:val="0"/>
          <w:numId w:val="18"/>
        </w:numPr>
      </w:pPr>
      <w:r>
        <w:t>Core Graphics</w:t>
      </w:r>
    </w:p>
    <w:p w:rsidR="006F318A" w:rsidRPr="00FF7CB4" w:rsidRDefault="006F318A" w:rsidP="00FF7CB4"/>
    <w:p w:rsidR="00C32086" w:rsidRDefault="006F318A" w:rsidP="006F318A">
      <w:pPr>
        <w:pStyle w:val="Heading1"/>
      </w:pPr>
      <w:bookmarkStart w:id="12" w:name="_Toc192755397"/>
      <w:r>
        <w:t>System Scope</w:t>
      </w:r>
      <w:bookmarkEnd w:id="12"/>
    </w:p>
    <w:p w:rsidR="006F318A" w:rsidRPr="00C32086" w:rsidRDefault="006F318A" w:rsidP="00C32086"/>
    <w:p w:rsidR="00245B72" w:rsidRDefault="006F318A" w:rsidP="006F318A">
      <w:pPr>
        <w:pStyle w:val="Heading1"/>
      </w:pPr>
      <w:bookmarkStart w:id="13" w:name="_Toc192755398"/>
      <w:r>
        <w:t>Business Process and Data Definition</w:t>
      </w:r>
      <w:bookmarkEnd w:id="13"/>
    </w:p>
    <w:p w:rsidR="006F318A" w:rsidRPr="00245B72" w:rsidRDefault="00245B72" w:rsidP="00245B72">
      <w:r>
        <w:t>The section will be empty for this project as it has training purpose and at this point no business process is defined.</w:t>
      </w:r>
    </w:p>
    <w:p w:rsidR="00F81677" w:rsidRDefault="006F318A" w:rsidP="006F318A">
      <w:pPr>
        <w:pStyle w:val="Heading1"/>
      </w:pPr>
      <w:bookmarkStart w:id="14" w:name="_Toc192755399"/>
      <w:r>
        <w:t>Functional Decomposition</w:t>
      </w:r>
      <w:bookmarkEnd w:id="14"/>
    </w:p>
    <w:p w:rsidR="00063164" w:rsidRDefault="00F81677" w:rsidP="00F81677">
      <w:pPr>
        <w:pStyle w:val="Heading2"/>
      </w:pPr>
      <w:bookmarkStart w:id="15" w:name="_Toc192755400"/>
      <w:r>
        <w:t>System overview</w:t>
      </w:r>
      <w:bookmarkEnd w:id="15"/>
    </w:p>
    <w:p w:rsidR="00374209" w:rsidRDefault="00374209" w:rsidP="00F81677">
      <w:r>
        <w:t xml:space="preserve">The whole </w:t>
      </w:r>
      <w:r w:rsidR="00063164">
        <w:t>app</w:t>
      </w:r>
      <w:r>
        <w:t xml:space="preserve"> is implemented </w:t>
      </w:r>
      <w:r w:rsidR="00063164">
        <w:t>considering</w:t>
      </w:r>
      <w:r>
        <w:t xml:space="preserve"> the following main functional units: </w:t>
      </w:r>
    </w:p>
    <w:p w:rsidR="00461357" w:rsidRPr="00E04516" w:rsidRDefault="00461357" w:rsidP="00374209">
      <w:pPr>
        <w:pStyle w:val="ListParagraph"/>
        <w:numPr>
          <w:ilvl w:val="0"/>
          <w:numId w:val="31"/>
        </w:numPr>
        <w:rPr>
          <w:b/>
        </w:rPr>
      </w:pPr>
      <w:r w:rsidRPr="00E04516">
        <w:rPr>
          <w:b/>
        </w:rPr>
        <w:t>User</w:t>
      </w:r>
    </w:p>
    <w:p w:rsidR="00461357" w:rsidRDefault="00461357" w:rsidP="00461357">
      <w:pPr>
        <w:pStyle w:val="ListParagraph"/>
        <w:numPr>
          <w:ilvl w:val="1"/>
          <w:numId w:val="31"/>
        </w:numPr>
      </w:pPr>
      <w:r>
        <w:t xml:space="preserve">Someone who wants </w:t>
      </w:r>
      <w:r w:rsidR="000F306B">
        <w:t xml:space="preserve">to </w:t>
      </w:r>
      <w:r>
        <w:t>use the app.</w:t>
      </w:r>
    </w:p>
    <w:p w:rsidR="00374209" w:rsidRPr="00E04516" w:rsidRDefault="00374209" w:rsidP="00374209">
      <w:pPr>
        <w:pStyle w:val="ListParagraph"/>
        <w:numPr>
          <w:ilvl w:val="0"/>
          <w:numId w:val="31"/>
        </w:numPr>
        <w:rPr>
          <w:b/>
        </w:rPr>
      </w:pPr>
      <w:r w:rsidRPr="00E04516">
        <w:rPr>
          <w:b/>
        </w:rPr>
        <w:t>Account</w:t>
      </w:r>
    </w:p>
    <w:p w:rsidR="00374209" w:rsidRDefault="00374209" w:rsidP="00374209">
      <w:pPr>
        <w:pStyle w:val="ListParagraph"/>
        <w:numPr>
          <w:ilvl w:val="1"/>
          <w:numId w:val="31"/>
        </w:numPr>
      </w:pPr>
      <w:r>
        <w:t xml:space="preserve">Any kind of account for user, e.g. cash, savings, debt and so on.  </w:t>
      </w:r>
    </w:p>
    <w:p w:rsidR="00556E2A" w:rsidRPr="00E04516" w:rsidRDefault="00374209" w:rsidP="00556E2A">
      <w:pPr>
        <w:pStyle w:val="ListParagraph"/>
        <w:numPr>
          <w:ilvl w:val="0"/>
          <w:numId w:val="31"/>
        </w:numPr>
        <w:rPr>
          <w:b/>
        </w:rPr>
      </w:pPr>
      <w:r w:rsidRPr="00E04516">
        <w:rPr>
          <w:b/>
        </w:rPr>
        <w:t>Income</w:t>
      </w:r>
    </w:p>
    <w:p w:rsidR="00556E2A" w:rsidRPr="00556E2A" w:rsidRDefault="00556E2A" w:rsidP="00556E2A">
      <w:pPr>
        <w:pStyle w:val="ListParagraph"/>
        <w:numPr>
          <w:ilvl w:val="1"/>
          <w:numId w:val="31"/>
        </w:numPr>
      </w:pPr>
      <w:r>
        <w:t>The monetary payment received for goods or services, or from other sources, as rents or investments.</w:t>
      </w:r>
    </w:p>
    <w:p w:rsidR="00556E2A" w:rsidRPr="00E04516" w:rsidRDefault="00374209" w:rsidP="00374209">
      <w:pPr>
        <w:pStyle w:val="ListParagraph"/>
        <w:numPr>
          <w:ilvl w:val="0"/>
          <w:numId w:val="31"/>
        </w:numPr>
        <w:rPr>
          <w:b/>
        </w:rPr>
      </w:pPr>
      <w:r w:rsidRPr="00E04516">
        <w:rPr>
          <w:b/>
        </w:rPr>
        <w:t>Outcome</w:t>
      </w:r>
    </w:p>
    <w:p w:rsidR="00374209" w:rsidRDefault="00556E2A" w:rsidP="00556E2A">
      <w:pPr>
        <w:pStyle w:val="ListParagraph"/>
        <w:numPr>
          <w:ilvl w:val="1"/>
          <w:numId w:val="31"/>
        </w:numPr>
      </w:pPr>
      <w:r>
        <w:t xml:space="preserve">Any amount of money that user expenses  </w:t>
      </w:r>
    </w:p>
    <w:p w:rsidR="00556E2A" w:rsidRPr="00E04516" w:rsidRDefault="00374209" w:rsidP="00374209">
      <w:pPr>
        <w:pStyle w:val="ListParagraph"/>
        <w:numPr>
          <w:ilvl w:val="0"/>
          <w:numId w:val="31"/>
        </w:numPr>
        <w:rPr>
          <w:b/>
        </w:rPr>
      </w:pPr>
      <w:r w:rsidRPr="00E04516">
        <w:rPr>
          <w:b/>
        </w:rPr>
        <w:t>Bill</w:t>
      </w:r>
    </w:p>
    <w:p w:rsidR="00604A50" w:rsidRPr="00604A50" w:rsidRDefault="00556E2A" w:rsidP="00556E2A">
      <w:pPr>
        <w:pStyle w:val="ListParagraph"/>
        <w:numPr>
          <w:ilvl w:val="1"/>
          <w:numId w:val="31"/>
        </w:numPr>
      </w:pPr>
      <w:r>
        <w:t>A statement of money owed for good or services supplied.</w:t>
      </w:r>
      <w:r w:rsidR="00063164">
        <w:t xml:space="preserve"> From the app point of view, the bills are especially recurring expenses (such as </w:t>
      </w:r>
      <w:r w:rsidR="00063164">
        <w:rPr>
          <w:rFonts w:ascii="Arial Unicode MS" w:hAnsi="Arial Unicode MS" w:cs="Arial Unicode MS"/>
        </w:rPr>
        <w:t>utility).</w:t>
      </w:r>
    </w:p>
    <w:p w:rsidR="00604A50" w:rsidRPr="00E04516" w:rsidRDefault="00604A50" w:rsidP="00604A50">
      <w:pPr>
        <w:pStyle w:val="ListParagraph"/>
        <w:numPr>
          <w:ilvl w:val="0"/>
          <w:numId w:val="31"/>
        </w:numPr>
        <w:rPr>
          <w:b/>
        </w:rPr>
      </w:pPr>
      <w:r w:rsidRPr="00E04516">
        <w:rPr>
          <w:rFonts w:ascii="Arial Unicode MS" w:hAnsi="Arial Unicode MS" w:cs="Arial Unicode MS"/>
          <w:b/>
        </w:rPr>
        <w:t>Category</w:t>
      </w:r>
    </w:p>
    <w:p w:rsidR="0014692E" w:rsidRPr="0014692E" w:rsidRDefault="00604A50" w:rsidP="0014692E">
      <w:pPr>
        <w:pStyle w:val="ListParagraph"/>
        <w:numPr>
          <w:ilvl w:val="1"/>
          <w:numId w:val="31"/>
        </w:numPr>
      </w:pPr>
      <w:r>
        <w:rPr>
          <w:rFonts w:ascii="Arial Unicode MS" w:hAnsi="Arial Unicode MS" w:cs="Arial Unicode MS"/>
        </w:rPr>
        <w:t>A category associated wit the outcome and/or bill, specifies the type of that items.</w:t>
      </w:r>
    </w:p>
    <w:p w:rsidR="00063164" w:rsidRPr="00063164" w:rsidRDefault="0014692E" w:rsidP="0014692E">
      <w:r>
        <w:t xml:space="preserve">We’ll call beans the </w:t>
      </w:r>
      <w:r w:rsidR="009632E6">
        <w:t>above-mentioned</w:t>
      </w:r>
      <w:r>
        <w:t xml:space="preserve"> functional units for the rest part of the document.</w:t>
      </w:r>
    </w:p>
    <w:p w:rsidR="00A23E83" w:rsidRPr="00F81677" w:rsidRDefault="00063164" w:rsidP="00063164">
      <w:r>
        <w:t>The whole functionality of the app is the actions on the above-mentioned beans</w:t>
      </w:r>
      <w:r w:rsidR="0014692E">
        <w:t xml:space="preserve"> and their properties</w:t>
      </w:r>
      <w:r>
        <w:t>.</w:t>
      </w:r>
    </w:p>
    <w:p w:rsidR="007D1159" w:rsidRDefault="001B1650" w:rsidP="00A23E83">
      <w:pPr>
        <w:pStyle w:val="Heading2"/>
      </w:pPr>
      <w:bookmarkStart w:id="16" w:name="_Toc192755401"/>
      <w:r>
        <w:t>Module</w:t>
      </w:r>
      <w:r w:rsidR="00A23E83">
        <w:t>:</w:t>
      </w:r>
      <w:r w:rsidR="000B6E05">
        <w:t xml:space="preserve">  Registering new user</w:t>
      </w:r>
      <w:bookmarkEnd w:id="16"/>
    </w:p>
    <w:p w:rsidR="00FB130E" w:rsidRDefault="007D1159" w:rsidP="007D1159">
      <w:r>
        <w:t>As the app is user oriented, there is need to register a user to</w:t>
      </w:r>
      <w:r w:rsidR="009E030F">
        <w:t xml:space="preserve"> be</w:t>
      </w:r>
      <w:r>
        <w:t xml:space="preserve"> able to use the app. There should be separate page for registering user. </w:t>
      </w:r>
    </w:p>
    <w:p w:rsidR="006F5F40" w:rsidRDefault="00FB130E" w:rsidP="006F5F40">
      <w:pPr>
        <w:keepNext/>
      </w:pPr>
      <w:r>
        <w:rPr>
          <w:noProof/>
          <w:lang w:val="en-US" w:eastAsia="en-US"/>
        </w:rPr>
        <w:drawing>
          <wp:inline distT="0" distB="0" distL="0" distR="0">
            <wp:extent cx="2543672" cy="4917600"/>
            <wp:effectExtent l="25400" t="0" r="0" b="0"/>
            <wp:docPr id="1" name="Picture 0"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4"/>
                    <a:stretch>
                      <a:fillRect/>
                    </a:stretch>
                  </pic:blipFill>
                  <pic:spPr>
                    <a:xfrm>
                      <a:off x="0" y="0"/>
                      <a:ext cx="2543672" cy="4917600"/>
                    </a:xfrm>
                    <a:prstGeom prst="rect">
                      <a:avLst/>
                    </a:prstGeom>
                  </pic:spPr>
                </pic:pic>
              </a:graphicData>
            </a:graphic>
          </wp:inline>
        </w:drawing>
      </w:r>
    </w:p>
    <w:p w:rsidR="000417C3" w:rsidRPr="006F5F40" w:rsidRDefault="006F5F40" w:rsidP="006F5F40">
      <w:pPr>
        <w:pStyle w:val="Caption"/>
        <w:rPr>
          <w:sz w:val="20"/>
        </w:rPr>
      </w:pPr>
      <w:bookmarkStart w:id="17" w:name="_Toc192755421"/>
      <w:r w:rsidRPr="006F5F40">
        <w:rPr>
          <w:sz w:val="20"/>
        </w:rPr>
        <w:t xml:space="preserve">Figure </w:t>
      </w:r>
      <w:r w:rsidR="007B6FEB" w:rsidRPr="006F5F40">
        <w:rPr>
          <w:sz w:val="20"/>
        </w:rPr>
        <w:fldChar w:fldCharType="begin"/>
      </w:r>
      <w:r w:rsidRPr="006F5F40">
        <w:rPr>
          <w:sz w:val="20"/>
        </w:rPr>
        <w:instrText xml:space="preserve"> SEQ Figure \* ARABIC </w:instrText>
      </w:r>
      <w:r w:rsidR="007B6FEB" w:rsidRPr="006F5F40">
        <w:rPr>
          <w:sz w:val="20"/>
        </w:rPr>
        <w:fldChar w:fldCharType="separate"/>
      </w:r>
      <w:r w:rsidR="004402E5">
        <w:rPr>
          <w:noProof/>
          <w:sz w:val="20"/>
        </w:rPr>
        <w:t>1</w:t>
      </w:r>
      <w:r w:rsidR="007B6FEB" w:rsidRPr="006F5F40">
        <w:rPr>
          <w:sz w:val="20"/>
        </w:rPr>
        <w:fldChar w:fldCharType="end"/>
      </w:r>
      <w:r w:rsidRPr="006F5F40">
        <w:rPr>
          <w:sz w:val="20"/>
        </w:rPr>
        <w:t>: Registration page</w:t>
      </w:r>
      <w:bookmarkEnd w:id="17"/>
    </w:p>
    <w:p w:rsidR="000B6E05" w:rsidRPr="007D1159" w:rsidRDefault="000417C3" w:rsidP="007D1159">
      <w:r>
        <w:t>It should be possible to create several users and the user profiles will be stored in database.</w:t>
      </w:r>
      <w:r w:rsidR="006F5F40">
        <w:t xml:space="preserve"> The user should be able to easily differentiate mandatory and not mandatory fields for registration.</w:t>
      </w:r>
    </w:p>
    <w:p w:rsidR="0094457C" w:rsidRDefault="001B1650" w:rsidP="000B6E05">
      <w:pPr>
        <w:pStyle w:val="Heading2"/>
      </w:pPr>
      <w:bookmarkStart w:id="18" w:name="_Toc192755402"/>
      <w:r>
        <w:t>Module: Login/Logout</w:t>
      </w:r>
      <w:bookmarkEnd w:id="18"/>
    </w:p>
    <w:p w:rsidR="006F1367" w:rsidRDefault="0094457C" w:rsidP="0094457C">
      <w:r>
        <w:t xml:space="preserve">The login/logout functionality should be available for each user. There shall be possible to enter nickname and password and login into the app and vice versa logout one user and login another one. </w:t>
      </w:r>
      <w:r w:rsidR="006F1367">
        <w:t>The page as presented below shall be available:</w:t>
      </w:r>
    </w:p>
    <w:p w:rsidR="00F02093" w:rsidRDefault="006F1367" w:rsidP="00F02093">
      <w:pPr>
        <w:keepNext/>
      </w:pPr>
      <w:r>
        <w:rPr>
          <w:noProof/>
          <w:lang w:val="en-US" w:eastAsia="en-US"/>
        </w:rPr>
        <w:drawing>
          <wp:inline distT="0" distB="0" distL="0" distR="0">
            <wp:extent cx="2545200" cy="2921001"/>
            <wp:effectExtent l="2540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a:stretch>
                      <a:fillRect/>
                    </a:stretch>
                  </pic:blipFill>
                  <pic:spPr>
                    <a:xfrm>
                      <a:off x="0" y="0"/>
                      <a:ext cx="2545200" cy="2921001"/>
                    </a:xfrm>
                    <a:prstGeom prst="rect">
                      <a:avLst/>
                    </a:prstGeom>
                  </pic:spPr>
                </pic:pic>
              </a:graphicData>
            </a:graphic>
          </wp:inline>
        </w:drawing>
      </w:r>
    </w:p>
    <w:p w:rsidR="00F02093" w:rsidRPr="00F02093" w:rsidRDefault="00F02093" w:rsidP="00F02093">
      <w:pPr>
        <w:pStyle w:val="Caption"/>
        <w:rPr>
          <w:sz w:val="20"/>
        </w:rPr>
      </w:pPr>
      <w:bookmarkStart w:id="19" w:name="_Toc192755422"/>
      <w:r w:rsidRPr="00F02093">
        <w:rPr>
          <w:sz w:val="20"/>
        </w:rPr>
        <w:t xml:space="preserve">Figure </w:t>
      </w:r>
      <w:r w:rsidR="007B6FEB" w:rsidRPr="00F02093">
        <w:rPr>
          <w:sz w:val="20"/>
        </w:rPr>
        <w:fldChar w:fldCharType="begin"/>
      </w:r>
      <w:r w:rsidRPr="00F02093">
        <w:rPr>
          <w:sz w:val="20"/>
        </w:rPr>
        <w:instrText xml:space="preserve"> SEQ Figure \* ARABIC </w:instrText>
      </w:r>
      <w:r w:rsidR="007B6FEB" w:rsidRPr="00F02093">
        <w:rPr>
          <w:sz w:val="20"/>
        </w:rPr>
        <w:fldChar w:fldCharType="separate"/>
      </w:r>
      <w:r w:rsidR="004402E5">
        <w:rPr>
          <w:noProof/>
          <w:sz w:val="20"/>
        </w:rPr>
        <w:t>2</w:t>
      </w:r>
      <w:r w:rsidR="007B6FEB" w:rsidRPr="00F02093">
        <w:rPr>
          <w:sz w:val="20"/>
        </w:rPr>
        <w:fldChar w:fldCharType="end"/>
      </w:r>
      <w:r w:rsidRPr="00F02093">
        <w:rPr>
          <w:sz w:val="20"/>
        </w:rPr>
        <w:t>: Login User</w:t>
      </w:r>
      <w:bookmarkEnd w:id="19"/>
    </w:p>
    <w:p w:rsidR="00F02093" w:rsidRDefault="006F1367" w:rsidP="00F02093">
      <w:pPr>
        <w:keepNext/>
      </w:pPr>
      <w:r>
        <w:rPr>
          <w:noProof/>
          <w:lang w:val="en-US" w:eastAsia="en-US"/>
        </w:rPr>
        <w:drawing>
          <wp:inline distT="0" distB="0" distL="0" distR="0">
            <wp:extent cx="2545200" cy="2933091"/>
            <wp:effectExtent l="25400" t="0" r="0" b="0"/>
            <wp:docPr id="4" name="Picture 3"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6"/>
                    <a:stretch>
                      <a:fillRect/>
                    </a:stretch>
                  </pic:blipFill>
                  <pic:spPr>
                    <a:xfrm>
                      <a:off x="0" y="0"/>
                      <a:ext cx="2545200" cy="2933091"/>
                    </a:xfrm>
                    <a:prstGeom prst="rect">
                      <a:avLst/>
                    </a:prstGeom>
                  </pic:spPr>
                </pic:pic>
              </a:graphicData>
            </a:graphic>
          </wp:inline>
        </w:drawing>
      </w:r>
    </w:p>
    <w:p w:rsidR="001B1650" w:rsidRPr="00F02093" w:rsidRDefault="00F02093" w:rsidP="00F02093">
      <w:pPr>
        <w:pStyle w:val="Caption"/>
        <w:rPr>
          <w:sz w:val="20"/>
        </w:rPr>
      </w:pPr>
      <w:bookmarkStart w:id="20" w:name="_Toc192755423"/>
      <w:r w:rsidRPr="00F02093">
        <w:rPr>
          <w:sz w:val="20"/>
        </w:rPr>
        <w:t xml:space="preserve">Figure </w:t>
      </w:r>
      <w:r w:rsidR="007B6FEB" w:rsidRPr="00F02093">
        <w:rPr>
          <w:sz w:val="20"/>
        </w:rPr>
        <w:fldChar w:fldCharType="begin"/>
      </w:r>
      <w:r w:rsidRPr="00F02093">
        <w:rPr>
          <w:sz w:val="20"/>
        </w:rPr>
        <w:instrText xml:space="preserve"> SEQ Figure \* ARABIC </w:instrText>
      </w:r>
      <w:r w:rsidR="007B6FEB" w:rsidRPr="00F02093">
        <w:rPr>
          <w:sz w:val="20"/>
        </w:rPr>
        <w:fldChar w:fldCharType="separate"/>
      </w:r>
      <w:r w:rsidR="004402E5">
        <w:rPr>
          <w:noProof/>
          <w:sz w:val="20"/>
        </w:rPr>
        <w:t>3</w:t>
      </w:r>
      <w:r w:rsidR="007B6FEB" w:rsidRPr="00F02093">
        <w:rPr>
          <w:sz w:val="20"/>
        </w:rPr>
        <w:fldChar w:fldCharType="end"/>
      </w:r>
      <w:r w:rsidRPr="00F02093">
        <w:rPr>
          <w:sz w:val="20"/>
        </w:rPr>
        <w:t>: Logout User</w:t>
      </w:r>
      <w:bookmarkEnd w:id="20"/>
    </w:p>
    <w:p w:rsidR="00690F41" w:rsidRDefault="001B1650" w:rsidP="000B6E05">
      <w:pPr>
        <w:pStyle w:val="Heading2"/>
      </w:pPr>
      <w:bookmarkStart w:id="21" w:name="_Toc192755403"/>
      <w:r>
        <w:t>Module:</w:t>
      </w:r>
      <w:r w:rsidR="000B6E05">
        <w:t xml:space="preserve">  Adding</w:t>
      </w:r>
      <w:r w:rsidR="00690F41">
        <w:t>/Editing</w:t>
      </w:r>
      <w:r w:rsidR="000B6E05">
        <w:t xml:space="preserve"> accounts</w:t>
      </w:r>
      <w:bookmarkEnd w:id="21"/>
    </w:p>
    <w:p w:rsidR="00345CE8" w:rsidRDefault="00690F41" w:rsidP="00690F41">
      <w:r>
        <w:t xml:space="preserve">As soon as user enters the app, user shall be able to add the accounts, delete them and watch the list </w:t>
      </w:r>
      <w:r w:rsidR="002A60DB">
        <w:t xml:space="preserve">of </w:t>
      </w:r>
      <w:r>
        <w:t>added accounts with their properties. It</w:t>
      </w:r>
      <w:r w:rsidR="002A60DB">
        <w:t xml:space="preserve"> also</w:t>
      </w:r>
      <w:r>
        <w:t xml:space="preserve"> should be possible </w:t>
      </w:r>
      <w:r w:rsidR="00C83609">
        <w:t xml:space="preserve">to </w:t>
      </w:r>
      <w:r>
        <w:t>view the details of ea</w:t>
      </w:r>
      <w:r w:rsidR="002A60DB">
        <w:t>ch account and the total count of incomes/outcomes associated with it.</w:t>
      </w:r>
    </w:p>
    <w:p w:rsidR="00345CE8" w:rsidRDefault="00345CE8" w:rsidP="00690F41">
      <w:r>
        <w:t>Below is represented the pages for each action with account:</w:t>
      </w:r>
    </w:p>
    <w:p w:rsidR="00F02093" w:rsidRDefault="00345CE8" w:rsidP="00F02093">
      <w:pPr>
        <w:keepNext/>
      </w:pPr>
      <w:r>
        <w:rPr>
          <w:noProof/>
          <w:lang w:val="en-US" w:eastAsia="en-US"/>
        </w:rPr>
        <w:drawing>
          <wp:inline distT="0" distB="0" distL="0" distR="0">
            <wp:extent cx="2545200" cy="3262533"/>
            <wp:effectExtent l="25400" t="0" r="0" b="0"/>
            <wp:docPr id="5" name="Picture 4" descr="add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png"/>
                    <pic:cNvPicPr/>
                  </pic:nvPicPr>
                  <pic:blipFill>
                    <a:blip r:embed="rId17"/>
                    <a:stretch>
                      <a:fillRect/>
                    </a:stretch>
                  </pic:blipFill>
                  <pic:spPr>
                    <a:xfrm>
                      <a:off x="0" y="0"/>
                      <a:ext cx="2545200" cy="3262533"/>
                    </a:xfrm>
                    <a:prstGeom prst="rect">
                      <a:avLst/>
                    </a:prstGeom>
                  </pic:spPr>
                </pic:pic>
              </a:graphicData>
            </a:graphic>
          </wp:inline>
        </w:drawing>
      </w:r>
    </w:p>
    <w:p w:rsidR="00F02093" w:rsidRPr="00F02093" w:rsidRDefault="00F02093" w:rsidP="00F02093">
      <w:pPr>
        <w:pStyle w:val="Caption"/>
        <w:rPr>
          <w:sz w:val="20"/>
        </w:rPr>
      </w:pPr>
      <w:bookmarkStart w:id="22" w:name="_Toc192755424"/>
      <w:r w:rsidRPr="00F02093">
        <w:rPr>
          <w:sz w:val="20"/>
        </w:rPr>
        <w:t xml:space="preserve">Figure </w:t>
      </w:r>
      <w:r w:rsidR="007B6FEB" w:rsidRPr="00F02093">
        <w:rPr>
          <w:sz w:val="20"/>
        </w:rPr>
        <w:fldChar w:fldCharType="begin"/>
      </w:r>
      <w:r w:rsidRPr="00F02093">
        <w:rPr>
          <w:sz w:val="20"/>
        </w:rPr>
        <w:instrText xml:space="preserve"> SEQ Figure \* ARABIC </w:instrText>
      </w:r>
      <w:r w:rsidR="007B6FEB" w:rsidRPr="00F02093">
        <w:rPr>
          <w:sz w:val="20"/>
        </w:rPr>
        <w:fldChar w:fldCharType="separate"/>
      </w:r>
      <w:r w:rsidR="004402E5">
        <w:rPr>
          <w:noProof/>
          <w:sz w:val="20"/>
        </w:rPr>
        <w:t>4</w:t>
      </w:r>
      <w:r w:rsidR="007B6FEB" w:rsidRPr="00F02093">
        <w:rPr>
          <w:sz w:val="20"/>
        </w:rPr>
        <w:fldChar w:fldCharType="end"/>
      </w:r>
      <w:r w:rsidRPr="00F02093">
        <w:rPr>
          <w:sz w:val="20"/>
        </w:rPr>
        <w:t>: Account properties</w:t>
      </w:r>
      <w:bookmarkEnd w:id="22"/>
    </w:p>
    <w:p w:rsidR="00F02093" w:rsidRDefault="00345CE8" w:rsidP="00F02093">
      <w:pPr>
        <w:keepNext/>
      </w:pPr>
      <w:r>
        <w:rPr>
          <w:noProof/>
          <w:lang w:val="en-US" w:eastAsia="en-US"/>
        </w:rPr>
        <w:drawing>
          <wp:inline distT="0" distB="0" distL="0" distR="0">
            <wp:extent cx="2545200" cy="3237016"/>
            <wp:effectExtent l="25400" t="0" r="0" b="0"/>
            <wp:docPr id="6" name="Picture 5" descr="listOf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Accounts.png"/>
                    <pic:cNvPicPr/>
                  </pic:nvPicPr>
                  <pic:blipFill>
                    <a:blip r:embed="rId18"/>
                    <a:stretch>
                      <a:fillRect/>
                    </a:stretch>
                  </pic:blipFill>
                  <pic:spPr>
                    <a:xfrm>
                      <a:off x="0" y="0"/>
                      <a:ext cx="2545200" cy="3237016"/>
                    </a:xfrm>
                    <a:prstGeom prst="rect">
                      <a:avLst/>
                    </a:prstGeom>
                  </pic:spPr>
                </pic:pic>
              </a:graphicData>
            </a:graphic>
          </wp:inline>
        </w:drawing>
      </w:r>
    </w:p>
    <w:p w:rsidR="0070270D" w:rsidRDefault="00F02093" w:rsidP="00F02093">
      <w:pPr>
        <w:pStyle w:val="Caption"/>
        <w:rPr>
          <w:sz w:val="20"/>
        </w:rPr>
      </w:pPr>
      <w:bookmarkStart w:id="23" w:name="_Toc192755425"/>
      <w:r w:rsidRPr="00F02093">
        <w:rPr>
          <w:sz w:val="20"/>
        </w:rPr>
        <w:t xml:space="preserve">Figure </w:t>
      </w:r>
      <w:r w:rsidR="007B6FEB" w:rsidRPr="00F02093">
        <w:rPr>
          <w:sz w:val="20"/>
        </w:rPr>
        <w:fldChar w:fldCharType="begin"/>
      </w:r>
      <w:r w:rsidRPr="00F02093">
        <w:rPr>
          <w:sz w:val="20"/>
        </w:rPr>
        <w:instrText xml:space="preserve"> SEQ Figure \* ARABIC </w:instrText>
      </w:r>
      <w:r w:rsidR="007B6FEB" w:rsidRPr="00F02093">
        <w:rPr>
          <w:sz w:val="20"/>
        </w:rPr>
        <w:fldChar w:fldCharType="separate"/>
      </w:r>
      <w:r w:rsidR="004402E5">
        <w:rPr>
          <w:noProof/>
          <w:sz w:val="20"/>
        </w:rPr>
        <w:t>5</w:t>
      </w:r>
      <w:r w:rsidR="007B6FEB" w:rsidRPr="00F02093">
        <w:rPr>
          <w:sz w:val="20"/>
        </w:rPr>
        <w:fldChar w:fldCharType="end"/>
      </w:r>
      <w:r w:rsidRPr="00F02093">
        <w:rPr>
          <w:sz w:val="20"/>
        </w:rPr>
        <w:t>: List of Accounts</w:t>
      </w:r>
      <w:bookmarkEnd w:id="23"/>
    </w:p>
    <w:p w:rsidR="00345CE8" w:rsidRPr="003D062A" w:rsidRDefault="0070270D" w:rsidP="003D062A">
      <w:r w:rsidRPr="003D062A">
        <w:t>It shall be possible to delete any account from list. The figure below represents the account deletion.</w:t>
      </w:r>
    </w:p>
    <w:p w:rsidR="00F02093" w:rsidRDefault="00345CE8" w:rsidP="00F02093">
      <w:pPr>
        <w:keepNext/>
      </w:pPr>
      <w:r>
        <w:rPr>
          <w:noProof/>
          <w:lang w:val="en-US" w:eastAsia="en-US"/>
        </w:rPr>
        <w:drawing>
          <wp:inline distT="0" distB="0" distL="0" distR="0">
            <wp:extent cx="2545200" cy="3261038"/>
            <wp:effectExtent l="25400" t="0" r="0" b="0"/>
            <wp:docPr id="8" name="Picture 7" descr="delete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Accounts.png"/>
                    <pic:cNvPicPr/>
                  </pic:nvPicPr>
                  <pic:blipFill>
                    <a:blip r:embed="rId19"/>
                    <a:stretch>
                      <a:fillRect/>
                    </a:stretch>
                  </pic:blipFill>
                  <pic:spPr>
                    <a:xfrm>
                      <a:off x="0" y="0"/>
                      <a:ext cx="2545200" cy="3261038"/>
                    </a:xfrm>
                    <a:prstGeom prst="rect">
                      <a:avLst/>
                    </a:prstGeom>
                  </pic:spPr>
                </pic:pic>
              </a:graphicData>
            </a:graphic>
          </wp:inline>
        </w:drawing>
      </w:r>
    </w:p>
    <w:p w:rsidR="003D062A" w:rsidRDefault="00F02093" w:rsidP="00F02093">
      <w:pPr>
        <w:pStyle w:val="Caption"/>
        <w:rPr>
          <w:sz w:val="20"/>
        </w:rPr>
      </w:pPr>
      <w:bookmarkStart w:id="24" w:name="_Toc192755426"/>
      <w:r w:rsidRPr="00F02093">
        <w:rPr>
          <w:sz w:val="20"/>
        </w:rPr>
        <w:t xml:space="preserve">Figure </w:t>
      </w:r>
      <w:r w:rsidR="007B6FEB" w:rsidRPr="00F02093">
        <w:rPr>
          <w:sz w:val="20"/>
        </w:rPr>
        <w:fldChar w:fldCharType="begin"/>
      </w:r>
      <w:r w:rsidRPr="00F02093">
        <w:rPr>
          <w:sz w:val="20"/>
        </w:rPr>
        <w:instrText xml:space="preserve"> SEQ Figure \* ARABIC </w:instrText>
      </w:r>
      <w:r w:rsidR="007B6FEB" w:rsidRPr="00F02093">
        <w:rPr>
          <w:sz w:val="20"/>
        </w:rPr>
        <w:fldChar w:fldCharType="separate"/>
      </w:r>
      <w:r w:rsidR="004402E5">
        <w:rPr>
          <w:noProof/>
          <w:sz w:val="20"/>
        </w:rPr>
        <w:t>6</w:t>
      </w:r>
      <w:r w:rsidR="007B6FEB" w:rsidRPr="00F02093">
        <w:rPr>
          <w:sz w:val="20"/>
        </w:rPr>
        <w:fldChar w:fldCharType="end"/>
      </w:r>
      <w:r w:rsidRPr="00F02093">
        <w:rPr>
          <w:sz w:val="20"/>
        </w:rPr>
        <w:t>: Editing Account</w:t>
      </w:r>
      <w:bookmarkEnd w:id="24"/>
    </w:p>
    <w:p w:rsidR="00DB25F0" w:rsidRPr="00DB25F0" w:rsidRDefault="003D062A" w:rsidP="00DB25F0">
      <w:r w:rsidRPr="00DB25F0">
        <w:t xml:space="preserve">The information on account details (such as total amount of incomes, bills and outcomes associated wit that account, and current balance) shall be presented in a separate view. </w:t>
      </w:r>
      <w:r w:rsidR="003118D2" w:rsidRPr="00DB25F0">
        <w:t>It shall be possible to easily attach income/outcome and bill to the current account.</w:t>
      </w:r>
      <w:r w:rsidR="00DB25F0" w:rsidRPr="00DB25F0">
        <w:t xml:space="preserve"> </w:t>
      </w:r>
    </w:p>
    <w:p w:rsidR="00F02093" w:rsidRPr="00DB25F0" w:rsidRDefault="00DB25F0" w:rsidP="00DB25F0">
      <w:r w:rsidRPr="00DB25F0">
        <w:t>The important information shall be correspondingly highlighted. E.g. when balance is negative, it should be highlighted in red, and vice versa in green.</w:t>
      </w:r>
    </w:p>
    <w:p w:rsidR="00F02093" w:rsidRDefault="00345CE8" w:rsidP="00F02093">
      <w:pPr>
        <w:keepNext/>
      </w:pPr>
      <w:r>
        <w:rPr>
          <w:noProof/>
          <w:lang w:val="en-US" w:eastAsia="en-US"/>
        </w:rPr>
        <w:drawing>
          <wp:inline distT="0" distB="0" distL="0" distR="0">
            <wp:extent cx="2545200" cy="3256591"/>
            <wp:effectExtent l="25400" t="0" r="0" b="0"/>
            <wp:docPr id="9" name="Picture 8" descr="accou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Details.png"/>
                    <pic:cNvPicPr/>
                  </pic:nvPicPr>
                  <pic:blipFill>
                    <a:blip r:embed="rId20"/>
                    <a:stretch>
                      <a:fillRect/>
                    </a:stretch>
                  </pic:blipFill>
                  <pic:spPr>
                    <a:xfrm>
                      <a:off x="0" y="0"/>
                      <a:ext cx="2545200" cy="3256591"/>
                    </a:xfrm>
                    <a:prstGeom prst="rect">
                      <a:avLst/>
                    </a:prstGeom>
                  </pic:spPr>
                </pic:pic>
              </a:graphicData>
            </a:graphic>
          </wp:inline>
        </w:drawing>
      </w:r>
    </w:p>
    <w:p w:rsidR="000B6E05" w:rsidRPr="00F02093" w:rsidRDefault="00F02093" w:rsidP="00F02093">
      <w:pPr>
        <w:pStyle w:val="Caption"/>
        <w:rPr>
          <w:sz w:val="20"/>
        </w:rPr>
      </w:pPr>
      <w:bookmarkStart w:id="25" w:name="_Toc192755427"/>
      <w:r w:rsidRPr="00F02093">
        <w:rPr>
          <w:sz w:val="20"/>
        </w:rPr>
        <w:t xml:space="preserve">Figure </w:t>
      </w:r>
      <w:r w:rsidR="007B6FEB" w:rsidRPr="00F02093">
        <w:rPr>
          <w:sz w:val="20"/>
        </w:rPr>
        <w:fldChar w:fldCharType="begin"/>
      </w:r>
      <w:r w:rsidRPr="00F02093">
        <w:rPr>
          <w:sz w:val="20"/>
        </w:rPr>
        <w:instrText xml:space="preserve"> SEQ Figure \* ARABIC </w:instrText>
      </w:r>
      <w:r w:rsidR="007B6FEB" w:rsidRPr="00F02093">
        <w:rPr>
          <w:sz w:val="20"/>
        </w:rPr>
        <w:fldChar w:fldCharType="separate"/>
      </w:r>
      <w:r w:rsidR="004402E5">
        <w:rPr>
          <w:noProof/>
          <w:sz w:val="20"/>
        </w:rPr>
        <w:t>7</w:t>
      </w:r>
      <w:r w:rsidR="007B6FEB" w:rsidRPr="00F02093">
        <w:rPr>
          <w:sz w:val="20"/>
        </w:rPr>
        <w:fldChar w:fldCharType="end"/>
      </w:r>
      <w:r w:rsidRPr="00F02093">
        <w:rPr>
          <w:sz w:val="20"/>
        </w:rPr>
        <w:t>: Account details</w:t>
      </w:r>
      <w:bookmarkEnd w:id="25"/>
    </w:p>
    <w:p w:rsidR="00C26D96" w:rsidRDefault="001B1650" w:rsidP="000B6E05">
      <w:pPr>
        <w:pStyle w:val="Heading2"/>
      </w:pPr>
      <w:bookmarkStart w:id="26" w:name="_Toc192755404"/>
      <w:r>
        <w:t xml:space="preserve">Module: </w:t>
      </w:r>
      <w:r w:rsidR="000B6E05">
        <w:t>Adding/Editing Incomes</w:t>
      </w:r>
      <w:bookmarkEnd w:id="26"/>
    </w:p>
    <w:p w:rsidR="00F517F6" w:rsidRDefault="00C26D96" w:rsidP="00C26D96">
      <w:r>
        <w:t>User shall be able to add incomes and connect it with already created accounts by filling in the predefined fields</w:t>
      </w:r>
      <w:r w:rsidR="00F517F6">
        <w:t xml:space="preserve">. The added incomes with </w:t>
      </w:r>
      <w:r w:rsidR="00B30CF7">
        <w:t xml:space="preserve">the most </w:t>
      </w:r>
      <w:r w:rsidR="00F517F6">
        <w:t xml:space="preserve">important properties shall be shown in a list sorted by months. </w:t>
      </w:r>
    </w:p>
    <w:p w:rsidR="00461357" w:rsidRDefault="00F517F6" w:rsidP="00C26D96">
      <w:r>
        <w:t>E.g User received 20.000,00 AMD salary on February 2</w:t>
      </w:r>
      <w:r w:rsidRPr="00F517F6">
        <w:rPr>
          <w:vertAlign w:val="superscript"/>
        </w:rPr>
        <w:t>nd</w:t>
      </w:r>
      <w:r>
        <w:t xml:space="preserve"> and added it to the Account 1.</w:t>
      </w:r>
    </w:p>
    <w:p w:rsidR="00210728" w:rsidRDefault="00461357" w:rsidP="00C26D96">
      <w:r>
        <w:t>In the list view, it should be possible to navigate into the months.</w:t>
      </w:r>
    </w:p>
    <w:p w:rsidR="00C26D96" w:rsidRPr="00C26D96" w:rsidRDefault="00DB25F0" w:rsidP="00C26D96">
      <w:r>
        <w:t>The figure</w:t>
      </w:r>
      <w:r w:rsidR="00210728">
        <w:t xml:space="preserve"> below show</w:t>
      </w:r>
      <w:r>
        <w:t>s</w:t>
      </w:r>
      <w:r w:rsidR="00210728">
        <w:t xml:space="preserve"> how to add</w:t>
      </w:r>
      <w:r w:rsidR="00EC54E1">
        <w:t xml:space="preserve"> a</w:t>
      </w:r>
      <w:r w:rsidR="006741AF">
        <w:t xml:space="preserve"> unique</w:t>
      </w:r>
      <w:r>
        <w:t xml:space="preserve"> income.</w:t>
      </w:r>
    </w:p>
    <w:p w:rsidR="00DB25F0" w:rsidRDefault="00C26D96" w:rsidP="008D0596">
      <w:pPr>
        <w:keepNext/>
      </w:pPr>
      <w:r>
        <w:rPr>
          <w:noProof/>
          <w:lang w:val="en-US" w:eastAsia="en-US"/>
        </w:rPr>
        <w:drawing>
          <wp:inline distT="0" distB="0" distL="0" distR="0">
            <wp:extent cx="2545200" cy="3254098"/>
            <wp:effectExtent l="25400" t="0" r="0" b="0"/>
            <wp:docPr id="10" name="Picture 9" descr="add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come.png"/>
                    <pic:cNvPicPr/>
                  </pic:nvPicPr>
                  <pic:blipFill>
                    <a:blip r:embed="rId21"/>
                    <a:stretch>
                      <a:fillRect/>
                    </a:stretch>
                  </pic:blipFill>
                  <pic:spPr>
                    <a:xfrm>
                      <a:off x="0" y="0"/>
                      <a:ext cx="2545200" cy="3254098"/>
                    </a:xfrm>
                    <a:prstGeom prst="rect">
                      <a:avLst/>
                    </a:prstGeom>
                  </pic:spPr>
                </pic:pic>
              </a:graphicData>
            </a:graphic>
          </wp:inline>
        </w:drawing>
      </w:r>
    </w:p>
    <w:p w:rsidR="008D0596" w:rsidRDefault="00DB25F0" w:rsidP="008D0596">
      <w:pPr>
        <w:keepNext/>
      </w:pPr>
      <w:r>
        <w:t>As soon as an income is added, it should be visible in a list</w:t>
      </w:r>
      <w:r w:rsidR="00A730AD">
        <w:t xml:space="preserve">, </w:t>
      </w:r>
      <w:r w:rsidR="007907DD">
        <w:t>under the corresponding month.</w:t>
      </w:r>
    </w:p>
    <w:p w:rsidR="008D0596" w:rsidRPr="008D0596" w:rsidRDefault="008D0596" w:rsidP="008D0596">
      <w:pPr>
        <w:pStyle w:val="Caption"/>
        <w:rPr>
          <w:sz w:val="20"/>
        </w:rPr>
      </w:pPr>
      <w:bookmarkStart w:id="27" w:name="_Toc192755428"/>
      <w:r w:rsidRPr="008D0596">
        <w:rPr>
          <w:sz w:val="20"/>
        </w:rPr>
        <w:t xml:space="preserve">Figure </w:t>
      </w:r>
      <w:r w:rsidR="007B6FEB" w:rsidRPr="008D0596">
        <w:rPr>
          <w:sz w:val="20"/>
        </w:rPr>
        <w:fldChar w:fldCharType="begin"/>
      </w:r>
      <w:r w:rsidRPr="008D0596">
        <w:rPr>
          <w:sz w:val="20"/>
        </w:rPr>
        <w:instrText xml:space="preserve"> SEQ Figure \* ARABIC </w:instrText>
      </w:r>
      <w:r w:rsidR="007B6FEB" w:rsidRPr="008D0596">
        <w:rPr>
          <w:sz w:val="20"/>
        </w:rPr>
        <w:fldChar w:fldCharType="separate"/>
      </w:r>
      <w:r w:rsidR="004402E5">
        <w:rPr>
          <w:noProof/>
          <w:sz w:val="20"/>
        </w:rPr>
        <w:t>8</w:t>
      </w:r>
      <w:r w:rsidR="007B6FEB" w:rsidRPr="008D0596">
        <w:rPr>
          <w:sz w:val="20"/>
        </w:rPr>
        <w:fldChar w:fldCharType="end"/>
      </w:r>
      <w:r w:rsidRPr="008D0596">
        <w:rPr>
          <w:sz w:val="20"/>
        </w:rPr>
        <w:t>: Adding Income</w:t>
      </w:r>
      <w:bookmarkEnd w:id="27"/>
    </w:p>
    <w:p w:rsidR="008D0596" w:rsidRDefault="00C26D96" w:rsidP="008D0596">
      <w:pPr>
        <w:keepNext/>
      </w:pPr>
      <w:r>
        <w:rPr>
          <w:noProof/>
          <w:lang w:val="en-US" w:eastAsia="en-US"/>
        </w:rPr>
        <w:drawing>
          <wp:inline distT="0" distB="0" distL="0" distR="0">
            <wp:extent cx="2545200" cy="3279189"/>
            <wp:effectExtent l="25400" t="0" r="0" b="0"/>
            <wp:docPr id="11" name="Picture 10" descr="listOfInc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Incomes.png"/>
                    <pic:cNvPicPr/>
                  </pic:nvPicPr>
                  <pic:blipFill>
                    <a:blip r:embed="rId22"/>
                    <a:stretch>
                      <a:fillRect/>
                    </a:stretch>
                  </pic:blipFill>
                  <pic:spPr>
                    <a:xfrm>
                      <a:off x="0" y="0"/>
                      <a:ext cx="2545200" cy="3279189"/>
                    </a:xfrm>
                    <a:prstGeom prst="rect">
                      <a:avLst/>
                    </a:prstGeom>
                  </pic:spPr>
                </pic:pic>
              </a:graphicData>
            </a:graphic>
          </wp:inline>
        </w:drawing>
      </w:r>
    </w:p>
    <w:p w:rsidR="00EC54E1" w:rsidRPr="008D0596" w:rsidRDefault="008D0596" w:rsidP="008D0596">
      <w:pPr>
        <w:pStyle w:val="Caption"/>
        <w:rPr>
          <w:sz w:val="20"/>
        </w:rPr>
      </w:pPr>
      <w:bookmarkStart w:id="28" w:name="_Toc192755429"/>
      <w:r w:rsidRPr="008D0596">
        <w:rPr>
          <w:sz w:val="20"/>
        </w:rPr>
        <w:t xml:space="preserve">Figure </w:t>
      </w:r>
      <w:r w:rsidR="007B6FEB" w:rsidRPr="008D0596">
        <w:rPr>
          <w:sz w:val="20"/>
        </w:rPr>
        <w:fldChar w:fldCharType="begin"/>
      </w:r>
      <w:r w:rsidRPr="008D0596">
        <w:rPr>
          <w:sz w:val="20"/>
        </w:rPr>
        <w:instrText xml:space="preserve"> SEQ Figure \* ARABIC </w:instrText>
      </w:r>
      <w:r w:rsidR="007B6FEB" w:rsidRPr="008D0596">
        <w:rPr>
          <w:sz w:val="20"/>
        </w:rPr>
        <w:fldChar w:fldCharType="separate"/>
      </w:r>
      <w:r w:rsidR="004402E5">
        <w:rPr>
          <w:noProof/>
          <w:sz w:val="20"/>
        </w:rPr>
        <w:t>9</w:t>
      </w:r>
      <w:r w:rsidR="007B6FEB" w:rsidRPr="008D0596">
        <w:rPr>
          <w:sz w:val="20"/>
        </w:rPr>
        <w:fldChar w:fldCharType="end"/>
      </w:r>
      <w:r w:rsidRPr="008D0596">
        <w:rPr>
          <w:sz w:val="20"/>
        </w:rPr>
        <w:t>: List of Incomes</w:t>
      </w:r>
      <w:bookmarkEnd w:id="28"/>
    </w:p>
    <w:p w:rsidR="00657367" w:rsidRPr="00E42216" w:rsidRDefault="00657367" w:rsidP="00657367">
      <w:r>
        <w:t>There should</w:t>
      </w:r>
      <w:r w:rsidRPr="00E42216">
        <w:t xml:space="preserve"> be navigation through months in </w:t>
      </w:r>
      <w:r>
        <w:t xml:space="preserve">the </w:t>
      </w:r>
      <w:r w:rsidRPr="00E42216">
        <w:t xml:space="preserve">list that user can see the </w:t>
      </w:r>
      <w:r>
        <w:t>incomes</w:t>
      </w:r>
      <w:r w:rsidRPr="00E42216">
        <w:t xml:space="preserve"> for each month.</w:t>
      </w:r>
    </w:p>
    <w:p w:rsidR="00657367" w:rsidRDefault="00657367" w:rsidP="00C26D96"/>
    <w:p w:rsidR="00210728" w:rsidRDefault="003929B0" w:rsidP="00C26D96">
      <w:r>
        <w:t xml:space="preserve">There shall be possible to delete income from </w:t>
      </w:r>
      <w:r w:rsidR="007F0E71">
        <w:t xml:space="preserve">the </w:t>
      </w:r>
      <w:r>
        <w:t>list and navigate to the income update page and update any property of income.</w:t>
      </w:r>
    </w:p>
    <w:p w:rsidR="00C26D96" w:rsidRDefault="00C26D96" w:rsidP="00C26D96"/>
    <w:p w:rsidR="008D0596" w:rsidRDefault="00C26D96" w:rsidP="008D0596">
      <w:pPr>
        <w:keepNext/>
      </w:pPr>
      <w:r>
        <w:rPr>
          <w:noProof/>
          <w:lang w:val="en-US" w:eastAsia="en-US"/>
        </w:rPr>
        <w:drawing>
          <wp:inline distT="0" distB="0" distL="0" distR="0">
            <wp:extent cx="2545200" cy="3231665"/>
            <wp:effectExtent l="25400" t="0" r="0" b="0"/>
            <wp:docPr id="13" name="Picture 12" descr="incom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Details.png"/>
                    <pic:cNvPicPr/>
                  </pic:nvPicPr>
                  <pic:blipFill>
                    <a:blip r:embed="rId23"/>
                    <a:stretch>
                      <a:fillRect/>
                    </a:stretch>
                  </pic:blipFill>
                  <pic:spPr>
                    <a:xfrm>
                      <a:off x="0" y="0"/>
                      <a:ext cx="2545200" cy="3231665"/>
                    </a:xfrm>
                    <a:prstGeom prst="rect">
                      <a:avLst/>
                    </a:prstGeom>
                  </pic:spPr>
                </pic:pic>
              </a:graphicData>
            </a:graphic>
          </wp:inline>
        </w:drawing>
      </w:r>
    </w:p>
    <w:p w:rsidR="00F81677" w:rsidRPr="008D0596" w:rsidRDefault="008D0596" w:rsidP="008D0596">
      <w:pPr>
        <w:pStyle w:val="Caption"/>
        <w:rPr>
          <w:sz w:val="20"/>
        </w:rPr>
      </w:pPr>
      <w:bookmarkStart w:id="29" w:name="_Toc192755430"/>
      <w:r w:rsidRPr="008D0596">
        <w:rPr>
          <w:sz w:val="20"/>
        </w:rPr>
        <w:t xml:space="preserve">Figure </w:t>
      </w:r>
      <w:r w:rsidR="007B6FEB" w:rsidRPr="008D0596">
        <w:rPr>
          <w:sz w:val="20"/>
        </w:rPr>
        <w:fldChar w:fldCharType="begin"/>
      </w:r>
      <w:r w:rsidRPr="008D0596">
        <w:rPr>
          <w:sz w:val="20"/>
        </w:rPr>
        <w:instrText xml:space="preserve"> SEQ Figure \* ARABIC </w:instrText>
      </w:r>
      <w:r w:rsidR="007B6FEB" w:rsidRPr="008D0596">
        <w:rPr>
          <w:sz w:val="20"/>
        </w:rPr>
        <w:fldChar w:fldCharType="separate"/>
      </w:r>
      <w:r w:rsidR="004402E5">
        <w:rPr>
          <w:noProof/>
          <w:sz w:val="20"/>
        </w:rPr>
        <w:t>10</w:t>
      </w:r>
      <w:r w:rsidR="007B6FEB" w:rsidRPr="008D0596">
        <w:rPr>
          <w:sz w:val="20"/>
        </w:rPr>
        <w:fldChar w:fldCharType="end"/>
      </w:r>
      <w:r w:rsidRPr="008D0596">
        <w:rPr>
          <w:sz w:val="20"/>
        </w:rPr>
        <w:t>: Income Details</w:t>
      </w:r>
      <w:bookmarkEnd w:id="29"/>
    </w:p>
    <w:p w:rsidR="000B6E05" w:rsidRPr="00F81677" w:rsidRDefault="00B30CF7" w:rsidP="00F81677">
      <w:r>
        <w:t xml:space="preserve">It should be possible to add recurring </w:t>
      </w:r>
      <w:r w:rsidR="00F57114">
        <w:t>income</w:t>
      </w:r>
      <w:r>
        <w:t xml:space="preserve"> (such as salary).</w:t>
      </w:r>
    </w:p>
    <w:p w:rsidR="004E6805" w:rsidRDefault="001B1650" w:rsidP="000B6E05">
      <w:pPr>
        <w:pStyle w:val="Heading2"/>
      </w:pPr>
      <w:bookmarkStart w:id="30" w:name="_Toc192755405"/>
      <w:r>
        <w:t xml:space="preserve">Module: </w:t>
      </w:r>
      <w:r w:rsidR="000B6E05">
        <w:t>Adding/Editing Outcomes</w:t>
      </w:r>
      <w:bookmarkEnd w:id="30"/>
    </w:p>
    <w:p w:rsidR="00AC63B5" w:rsidRDefault="004E6805" w:rsidP="004E6805">
      <w:r>
        <w:t xml:space="preserve">It shall be possible to add new outcome and attach it to the account. It should be also possible to edit the created outcome and update any property of outcome. The list of outcomes shall be shown with the most important </w:t>
      </w:r>
      <w:r w:rsidR="0034643E">
        <w:t>properties.</w:t>
      </w:r>
    </w:p>
    <w:p w:rsidR="0034643E" w:rsidRDefault="0034643E" w:rsidP="0034643E">
      <w:pPr>
        <w:keepNext/>
      </w:pPr>
      <w:r>
        <w:rPr>
          <w:noProof/>
          <w:lang w:val="en-US" w:eastAsia="en-US"/>
        </w:rPr>
        <w:drawing>
          <wp:inline distT="0" distB="0" distL="0" distR="0">
            <wp:extent cx="2545200" cy="3261038"/>
            <wp:effectExtent l="25400" t="0" r="0" b="0"/>
            <wp:docPr id="2" name="Picture 1" descr="listOfOutc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Outcomes.png"/>
                    <pic:cNvPicPr/>
                  </pic:nvPicPr>
                  <pic:blipFill>
                    <a:blip r:embed="rId24"/>
                    <a:stretch>
                      <a:fillRect/>
                    </a:stretch>
                  </pic:blipFill>
                  <pic:spPr>
                    <a:xfrm>
                      <a:off x="0" y="0"/>
                      <a:ext cx="2545200" cy="3261038"/>
                    </a:xfrm>
                    <a:prstGeom prst="rect">
                      <a:avLst/>
                    </a:prstGeom>
                  </pic:spPr>
                </pic:pic>
              </a:graphicData>
            </a:graphic>
          </wp:inline>
        </w:drawing>
      </w:r>
    </w:p>
    <w:p w:rsidR="00E42216" w:rsidRDefault="0034643E" w:rsidP="0034643E">
      <w:pPr>
        <w:pStyle w:val="Caption"/>
        <w:rPr>
          <w:sz w:val="20"/>
        </w:rPr>
      </w:pPr>
      <w:bookmarkStart w:id="31" w:name="_Toc192755431"/>
      <w:r w:rsidRPr="0034643E">
        <w:rPr>
          <w:sz w:val="20"/>
        </w:rPr>
        <w:t xml:space="preserve">Figure </w:t>
      </w:r>
      <w:r w:rsidR="007B6FEB" w:rsidRPr="0034643E">
        <w:rPr>
          <w:sz w:val="20"/>
        </w:rPr>
        <w:fldChar w:fldCharType="begin"/>
      </w:r>
      <w:r w:rsidRPr="0034643E">
        <w:rPr>
          <w:sz w:val="20"/>
        </w:rPr>
        <w:instrText xml:space="preserve"> SEQ Figure \* ARABIC </w:instrText>
      </w:r>
      <w:r w:rsidR="007B6FEB" w:rsidRPr="0034643E">
        <w:rPr>
          <w:sz w:val="20"/>
        </w:rPr>
        <w:fldChar w:fldCharType="separate"/>
      </w:r>
      <w:r w:rsidR="004402E5">
        <w:rPr>
          <w:noProof/>
          <w:sz w:val="20"/>
        </w:rPr>
        <w:t>11</w:t>
      </w:r>
      <w:r w:rsidR="007B6FEB" w:rsidRPr="0034643E">
        <w:rPr>
          <w:sz w:val="20"/>
        </w:rPr>
        <w:fldChar w:fldCharType="end"/>
      </w:r>
      <w:r w:rsidRPr="0034643E">
        <w:rPr>
          <w:sz w:val="20"/>
        </w:rPr>
        <w:t>: List of Outcomes</w:t>
      </w:r>
      <w:bookmarkEnd w:id="31"/>
    </w:p>
    <w:p w:rsidR="009E24EA" w:rsidRPr="00E42216" w:rsidRDefault="00657367" w:rsidP="00E42216">
      <w:r>
        <w:t xml:space="preserve">As for incomes list, here also </w:t>
      </w:r>
      <w:r w:rsidR="00E42216" w:rsidRPr="00E42216">
        <w:t>should be navigation through months in outcomes list that user can see the outcomes for each month.</w:t>
      </w:r>
    </w:p>
    <w:p w:rsidR="009E24EA" w:rsidRDefault="009E24EA" w:rsidP="0034643E">
      <w:pPr>
        <w:pStyle w:val="Caption"/>
        <w:rPr>
          <w:sz w:val="20"/>
        </w:rPr>
      </w:pPr>
    </w:p>
    <w:p w:rsidR="009E24EA" w:rsidRPr="009E24EA" w:rsidRDefault="009E24EA" w:rsidP="009E24EA">
      <w:r w:rsidRPr="009E24EA">
        <w:t xml:space="preserve">The outcome details can be seen </w:t>
      </w:r>
      <w:r>
        <w:t xml:space="preserve">in </w:t>
      </w:r>
      <w:r w:rsidRPr="009E24EA">
        <w:t>a separate page</w:t>
      </w:r>
      <w:r>
        <w:t>, where user can easily add/modify any property.</w:t>
      </w:r>
      <w:r w:rsidR="001D1ABE">
        <w:t xml:space="preserve"> The figure below illustrates the outcome details page.</w:t>
      </w:r>
    </w:p>
    <w:p w:rsidR="001D1ABE" w:rsidRDefault="009E24EA" w:rsidP="001D1ABE">
      <w:pPr>
        <w:pStyle w:val="Caption"/>
        <w:keepNext/>
      </w:pPr>
      <w:r>
        <w:rPr>
          <w:noProof/>
          <w:sz w:val="20"/>
          <w:lang w:val="en-US" w:eastAsia="en-US"/>
        </w:rPr>
        <w:drawing>
          <wp:inline distT="0" distB="0" distL="0" distR="0">
            <wp:extent cx="2545200" cy="3637515"/>
            <wp:effectExtent l="25400" t="0" r="0" b="0"/>
            <wp:docPr id="14" name="Picture 13" descr="outcom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comeDetails.png"/>
                    <pic:cNvPicPr/>
                  </pic:nvPicPr>
                  <pic:blipFill>
                    <a:blip r:embed="rId25"/>
                    <a:stretch>
                      <a:fillRect/>
                    </a:stretch>
                  </pic:blipFill>
                  <pic:spPr>
                    <a:xfrm>
                      <a:off x="0" y="0"/>
                      <a:ext cx="2545200" cy="3637515"/>
                    </a:xfrm>
                    <a:prstGeom prst="rect">
                      <a:avLst/>
                    </a:prstGeom>
                  </pic:spPr>
                </pic:pic>
              </a:graphicData>
            </a:graphic>
          </wp:inline>
        </w:drawing>
      </w:r>
    </w:p>
    <w:p w:rsidR="001D1ABE" w:rsidRDefault="001D1ABE" w:rsidP="001D1ABE">
      <w:pPr>
        <w:pStyle w:val="Caption"/>
        <w:rPr>
          <w:sz w:val="20"/>
        </w:rPr>
      </w:pPr>
      <w:bookmarkStart w:id="32" w:name="_Ref192051446"/>
      <w:bookmarkStart w:id="33" w:name="_Toc192755432"/>
      <w:r w:rsidRPr="001D1ABE">
        <w:rPr>
          <w:sz w:val="20"/>
        </w:rPr>
        <w:t xml:space="preserve">Figure </w:t>
      </w:r>
      <w:r w:rsidR="007B6FEB" w:rsidRPr="001D1ABE">
        <w:rPr>
          <w:sz w:val="20"/>
        </w:rPr>
        <w:fldChar w:fldCharType="begin"/>
      </w:r>
      <w:r w:rsidRPr="001D1ABE">
        <w:rPr>
          <w:sz w:val="20"/>
        </w:rPr>
        <w:instrText xml:space="preserve"> SEQ Figure \* ARABIC </w:instrText>
      </w:r>
      <w:r w:rsidR="007B6FEB" w:rsidRPr="001D1ABE">
        <w:rPr>
          <w:sz w:val="20"/>
        </w:rPr>
        <w:fldChar w:fldCharType="separate"/>
      </w:r>
      <w:r w:rsidR="004402E5">
        <w:rPr>
          <w:noProof/>
          <w:sz w:val="20"/>
        </w:rPr>
        <w:t>12</w:t>
      </w:r>
      <w:r w:rsidR="007B6FEB" w:rsidRPr="001D1ABE">
        <w:rPr>
          <w:sz w:val="20"/>
        </w:rPr>
        <w:fldChar w:fldCharType="end"/>
      </w:r>
      <w:r w:rsidRPr="001D1ABE">
        <w:rPr>
          <w:sz w:val="20"/>
        </w:rPr>
        <w:t>: Outcome properties</w:t>
      </w:r>
      <w:bookmarkEnd w:id="32"/>
      <w:bookmarkEnd w:id="33"/>
    </w:p>
    <w:p w:rsidR="001D1ABE" w:rsidRPr="005D531C" w:rsidRDefault="001D1ABE" w:rsidP="005D531C">
      <w:r w:rsidRPr="005D531C">
        <w:t>As outcome has a category property, user shall be able to choose a category from the predefined list as well as create his/her own category.</w:t>
      </w:r>
      <w:r w:rsidR="00E42216" w:rsidRPr="005D531C">
        <w:t xml:space="preserve"> The figure below represents the categories List. </w:t>
      </w:r>
    </w:p>
    <w:p w:rsidR="001D1ABE" w:rsidRDefault="001D1ABE" w:rsidP="001D1ABE">
      <w:pPr>
        <w:pStyle w:val="Caption"/>
        <w:keepNext/>
      </w:pPr>
      <w:r>
        <w:rPr>
          <w:noProof/>
          <w:sz w:val="20"/>
          <w:lang w:val="en-US" w:eastAsia="en-US"/>
        </w:rPr>
        <w:drawing>
          <wp:inline distT="0" distB="0" distL="0" distR="0">
            <wp:extent cx="2545200" cy="3152458"/>
            <wp:effectExtent l="25400" t="0" r="0" b="0"/>
            <wp:docPr id="15" name="Picture 14" descr="categor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List.png"/>
                    <pic:cNvPicPr/>
                  </pic:nvPicPr>
                  <pic:blipFill>
                    <a:blip r:embed="rId26"/>
                    <a:stretch>
                      <a:fillRect/>
                    </a:stretch>
                  </pic:blipFill>
                  <pic:spPr>
                    <a:xfrm>
                      <a:off x="0" y="0"/>
                      <a:ext cx="2545200" cy="3152458"/>
                    </a:xfrm>
                    <a:prstGeom prst="rect">
                      <a:avLst/>
                    </a:prstGeom>
                  </pic:spPr>
                </pic:pic>
              </a:graphicData>
            </a:graphic>
          </wp:inline>
        </w:drawing>
      </w:r>
    </w:p>
    <w:p w:rsidR="005D531C" w:rsidRDefault="001D1ABE" w:rsidP="001D1ABE">
      <w:pPr>
        <w:pStyle w:val="Caption"/>
        <w:rPr>
          <w:sz w:val="20"/>
        </w:rPr>
      </w:pPr>
      <w:bookmarkStart w:id="34" w:name="_Toc192755433"/>
      <w:r w:rsidRPr="001D1ABE">
        <w:rPr>
          <w:sz w:val="20"/>
        </w:rPr>
        <w:t xml:space="preserve">Figure </w:t>
      </w:r>
      <w:r w:rsidR="007B6FEB" w:rsidRPr="001D1ABE">
        <w:rPr>
          <w:sz w:val="20"/>
        </w:rPr>
        <w:fldChar w:fldCharType="begin"/>
      </w:r>
      <w:r w:rsidRPr="001D1ABE">
        <w:rPr>
          <w:sz w:val="20"/>
        </w:rPr>
        <w:instrText xml:space="preserve"> SEQ Figure \* ARABIC </w:instrText>
      </w:r>
      <w:r w:rsidR="007B6FEB" w:rsidRPr="001D1ABE">
        <w:rPr>
          <w:sz w:val="20"/>
        </w:rPr>
        <w:fldChar w:fldCharType="separate"/>
      </w:r>
      <w:r w:rsidR="004402E5">
        <w:rPr>
          <w:noProof/>
          <w:sz w:val="20"/>
        </w:rPr>
        <w:t>13</w:t>
      </w:r>
      <w:r w:rsidR="007B6FEB" w:rsidRPr="001D1ABE">
        <w:rPr>
          <w:sz w:val="20"/>
        </w:rPr>
        <w:fldChar w:fldCharType="end"/>
      </w:r>
      <w:r w:rsidRPr="001D1ABE">
        <w:rPr>
          <w:sz w:val="20"/>
        </w:rPr>
        <w:t xml:space="preserve">: </w:t>
      </w:r>
      <w:r w:rsidR="000F3F9D">
        <w:rPr>
          <w:sz w:val="20"/>
        </w:rPr>
        <w:t>List of c</w:t>
      </w:r>
      <w:r w:rsidRPr="001D1ABE">
        <w:rPr>
          <w:sz w:val="20"/>
        </w:rPr>
        <w:t>ategories</w:t>
      </w:r>
      <w:bookmarkEnd w:id="34"/>
    </w:p>
    <w:p w:rsidR="00B706C8" w:rsidRDefault="0073165C" w:rsidP="0073165C">
      <w:r w:rsidRPr="0073165C">
        <w:t>There shall be possible to delete category</w:t>
      </w:r>
      <w:r w:rsidR="00B706C8">
        <w:t xml:space="preserve"> and reorder the list of categories</w:t>
      </w:r>
      <w:r w:rsidRPr="0073165C">
        <w:t xml:space="preserve">. The </w:t>
      </w:r>
      <w:r w:rsidR="00B706C8">
        <w:t>figure below illustrates the editing mode of categories list:</w:t>
      </w:r>
    </w:p>
    <w:p w:rsidR="00B706C8" w:rsidRDefault="00B706C8" w:rsidP="00B706C8">
      <w:pPr>
        <w:keepNext/>
      </w:pPr>
      <w:r>
        <w:rPr>
          <w:noProof/>
          <w:lang w:val="en-US" w:eastAsia="en-US"/>
        </w:rPr>
        <w:drawing>
          <wp:inline distT="0" distB="0" distL="0" distR="0">
            <wp:extent cx="2545200" cy="2102557"/>
            <wp:effectExtent l="25400" t="0" r="0" b="0"/>
            <wp:docPr id="16" name="Picture 15" descr="edi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7"/>
                    <a:stretch>
                      <a:fillRect/>
                    </a:stretch>
                  </pic:blipFill>
                  <pic:spPr>
                    <a:xfrm>
                      <a:off x="0" y="0"/>
                      <a:ext cx="2545200" cy="2102557"/>
                    </a:xfrm>
                    <a:prstGeom prst="rect">
                      <a:avLst/>
                    </a:prstGeom>
                  </pic:spPr>
                </pic:pic>
              </a:graphicData>
            </a:graphic>
          </wp:inline>
        </w:drawing>
      </w:r>
    </w:p>
    <w:p w:rsidR="00B706C8" w:rsidRDefault="00B706C8" w:rsidP="00B706C8">
      <w:pPr>
        <w:pStyle w:val="Caption"/>
        <w:rPr>
          <w:sz w:val="20"/>
        </w:rPr>
      </w:pPr>
      <w:bookmarkStart w:id="35" w:name="_Toc192755434"/>
      <w:r w:rsidRPr="00B706C8">
        <w:rPr>
          <w:sz w:val="20"/>
        </w:rPr>
        <w:t xml:space="preserve">Figure </w:t>
      </w:r>
      <w:r w:rsidR="007B6FEB" w:rsidRPr="00B706C8">
        <w:rPr>
          <w:sz w:val="20"/>
        </w:rPr>
        <w:fldChar w:fldCharType="begin"/>
      </w:r>
      <w:r w:rsidRPr="00B706C8">
        <w:rPr>
          <w:sz w:val="20"/>
        </w:rPr>
        <w:instrText xml:space="preserve"> SEQ Figure \* ARABIC </w:instrText>
      </w:r>
      <w:r w:rsidR="007B6FEB" w:rsidRPr="00B706C8">
        <w:rPr>
          <w:sz w:val="20"/>
        </w:rPr>
        <w:fldChar w:fldCharType="separate"/>
      </w:r>
      <w:r w:rsidR="004402E5">
        <w:rPr>
          <w:noProof/>
          <w:sz w:val="20"/>
        </w:rPr>
        <w:t>14</w:t>
      </w:r>
      <w:r w:rsidR="007B6FEB" w:rsidRPr="00B706C8">
        <w:rPr>
          <w:sz w:val="20"/>
        </w:rPr>
        <w:fldChar w:fldCharType="end"/>
      </w:r>
      <w:r w:rsidRPr="00B706C8">
        <w:rPr>
          <w:sz w:val="20"/>
        </w:rPr>
        <w:t>: Editing Categories</w:t>
      </w:r>
      <w:bookmarkEnd w:id="35"/>
    </w:p>
    <w:p w:rsidR="00B706C8" w:rsidRPr="00B706C8" w:rsidRDefault="00B706C8" w:rsidP="00B706C8">
      <w:r>
        <w:t>There sha</w:t>
      </w:r>
      <w:r w:rsidRPr="00B706C8">
        <w:t>ll be possible to add new category and attach icon to it.</w:t>
      </w:r>
      <w:r>
        <w:t xml:space="preserve"> </w:t>
      </w:r>
    </w:p>
    <w:p w:rsidR="00B706C8" w:rsidRDefault="00B706C8" w:rsidP="00B706C8">
      <w:pPr>
        <w:pStyle w:val="Caption"/>
        <w:keepNext/>
      </w:pPr>
      <w:r>
        <w:rPr>
          <w:noProof/>
          <w:lang w:val="en-US" w:eastAsia="en-US"/>
        </w:rPr>
        <w:drawing>
          <wp:inline distT="0" distB="0" distL="0" distR="0">
            <wp:extent cx="2545200" cy="3271642"/>
            <wp:effectExtent l="25400" t="0" r="0" b="0"/>
            <wp:docPr id="17" name="Picture 16" descr="add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tegory.png"/>
                    <pic:cNvPicPr/>
                  </pic:nvPicPr>
                  <pic:blipFill>
                    <a:blip r:embed="rId28"/>
                    <a:stretch>
                      <a:fillRect/>
                    </a:stretch>
                  </pic:blipFill>
                  <pic:spPr>
                    <a:xfrm>
                      <a:off x="0" y="0"/>
                      <a:ext cx="2545200" cy="3271642"/>
                    </a:xfrm>
                    <a:prstGeom prst="rect">
                      <a:avLst/>
                    </a:prstGeom>
                  </pic:spPr>
                </pic:pic>
              </a:graphicData>
            </a:graphic>
          </wp:inline>
        </w:drawing>
      </w:r>
    </w:p>
    <w:p w:rsidR="00B706C8" w:rsidRPr="00232AF2" w:rsidRDefault="00B706C8" w:rsidP="00B706C8">
      <w:pPr>
        <w:pStyle w:val="Caption"/>
        <w:rPr>
          <w:sz w:val="20"/>
        </w:rPr>
      </w:pPr>
      <w:bookmarkStart w:id="36" w:name="_Toc192755435"/>
      <w:r w:rsidRPr="00232AF2">
        <w:rPr>
          <w:sz w:val="20"/>
        </w:rPr>
        <w:t xml:space="preserve">Figure </w:t>
      </w:r>
      <w:r w:rsidR="007B6FEB" w:rsidRPr="00232AF2">
        <w:rPr>
          <w:sz w:val="20"/>
        </w:rPr>
        <w:fldChar w:fldCharType="begin"/>
      </w:r>
      <w:r w:rsidRPr="00232AF2">
        <w:rPr>
          <w:sz w:val="20"/>
        </w:rPr>
        <w:instrText xml:space="preserve"> SEQ Figure \* ARABIC </w:instrText>
      </w:r>
      <w:r w:rsidR="007B6FEB" w:rsidRPr="00232AF2">
        <w:rPr>
          <w:sz w:val="20"/>
        </w:rPr>
        <w:fldChar w:fldCharType="separate"/>
      </w:r>
      <w:r w:rsidR="004402E5">
        <w:rPr>
          <w:noProof/>
          <w:sz w:val="20"/>
        </w:rPr>
        <w:t>15</w:t>
      </w:r>
      <w:r w:rsidR="007B6FEB" w:rsidRPr="00232AF2">
        <w:rPr>
          <w:sz w:val="20"/>
        </w:rPr>
        <w:fldChar w:fldCharType="end"/>
      </w:r>
      <w:r w:rsidRPr="00232AF2">
        <w:rPr>
          <w:sz w:val="20"/>
        </w:rPr>
        <w:t>: Adding category</w:t>
      </w:r>
      <w:bookmarkEnd w:id="36"/>
    </w:p>
    <w:p w:rsidR="00831A38" w:rsidRDefault="00ED5769" w:rsidP="00ED5769">
      <w:r>
        <w:t xml:space="preserve">The user shall have possibility </w:t>
      </w:r>
      <w:r w:rsidR="00596F0C">
        <w:t xml:space="preserve">to </w:t>
      </w:r>
      <w:r>
        <w:t xml:space="preserve">attach the location to the </w:t>
      </w:r>
      <w:r w:rsidR="00596F0C">
        <w:t xml:space="preserve">outcome. </w:t>
      </w:r>
      <w:r w:rsidR="00C2209C">
        <w:t>For filling in the address where that expense has taken place user shall be able to open map view, choose the corresponding address and then save it. After all the chosen address shall be shown in outcome details page.</w:t>
      </w:r>
    </w:p>
    <w:p w:rsidR="00831A38" w:rsidRDefault="00831A38" w:rsidP="00ED5769">
      <w:r>
        <w:t>The figure</w:t>
      </w:r>
      <w:r w:rsidR="000F3F9D">
        <w:t xml:space="preserve"> below illustrates the map view, by default the current location is opened.</w:t>
      </w:r>
    </w:p>
    <w:p w:rsidR="00831A38" w:rsidRDefault="00831A38" w:rsidP="00831A38">
      <w:pPr>
        <w:keepNext/>
      </w:pPr>
      <w:r>
        <w:rPr>
          <w:noProof/>
          <w:lang w:val="en-US" w:eastAsia="en-US"/>
        </w:rPr>
        <w:drawing>
          <wp:inline distT="0" distB="0" distL="0" distR="0">
            <wp:extent cx="2545200" cy="3261038"/>
            <wp:effectExtent l="25400" t="0" r="0" b="0"/>
            <wp:docPr id="18" name="Picture 17" descr="ma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View.png"/>
                    <pic:cNvPicPr/>
                  </pic:nvPicPr>
                  <pic:blipFill>
                    <a:blip r:embed="rId29"/>
                    <a:stretch>
                      <a:fillRect/>
                    </a:stretch>
                  </pic:blipFill>
                  <pic:spPr>
                    <a:xfrm>
                      <a:off x="0" y="0"/>
                      <a:ext cx="2545200" cy="3261038"/>
                    </a:xfrm>
                    <a:prstGeom prst="rect">
                      <a:avLst/>
                    </a:prstGeom>
                  </pic:spPr>
                </pic:pic>
              </a:graphicData>
            </a:graphic>
          </wp:inline>
        </w:drawing>
      </w:r>
    </w:p>
    <w:p w:rsidR="00C2209C" w:rsidRPr="00831A38" w:rsidRDefault="00831A38" w:rsidP="00831A38">
      <w:pPr>
        <w:pStyle w:val="Caption"/>
        <w:rPr>
          <w:sz w:val="20"/>
        </w:rPr>
      </w:pPr>
      <w:bookmarkStart w:id="37" w:name="_Toc192755436"/>
      <w:r w:rsidRPr="00831A38">
        <w:rPr>
          <w:sz w:val="20"/>
        </w:rPr>
        <w:t xml:space="preserve">Figure </w:t>
      </w:r>
      <w:r w:rsidR="007B6FEB" w:rsidRPr="00831A38">
        <w:rPr>
          <w:sz w:val="20"/>
        </w:rPr>
        <w:fldChar w:fldCharType="begin"/>
      </w:r>
      <w:r w:rsidRPr="00831A38">
        <w:rPr>
          <w:sz w:val="20"/>
        </w:rPr>
        <w:instrText xml:space="preserve"> SEQ Figure \* ARABIC </w:instrText>
      </w:r>
      <w:r w:rsidR="007B6FEB" w:rsidRPr="00831A38">
        <w:rPr>
          <w:sz w:val="20"/>
        </w:rPr>
        <w:fldChar w:fldCharType="separate"/>
      </w:r>
      <w:r w:rsidR="004402E5">
        <w:rPr>
          <w:noProof/>
          <w:sz w:val="20"/>
        </w:rPr>
        <w:t>16</w:t>
      </w:r>
      <w:r w:rsidR="007B6FEB" w:rsidRPr="00831A38">
        <w:rPr>
          <w:sz w:val="20"/>
        </w:rPr>
        <w:fldChar w:fldCharType="end"/>
      </w:r>
      <w:r w:rsidRPr="00831A38">
        <w:rPr>
          <w:sz w:val="20"/>
        </w:rPr>
        <w:t>: Choosing location</w:t>
      </w:r>
      <w:bookmarkEnd w:id="37"/>
    </w:p>
    <w:p w:rsidR="000B6E05" w:rsidRPr="0073165C" w:rsidRDefault="000B6E05" w:rsidP="00ED5769"/>
    <w:p w:rsidR="008977BD" w:rsidRDefault="001B1650" w:rsidP="000B6E05">
      <w:pPr>
        <w:pStyle w:val="Heading2"/>
      </w:pPr>
      <w:bookmarkStart w:id="38" w:name="_Toc192755406"/>
      <w:r>
        <w:t xml:space="preserve">Module: </w:t>
      </w:r>
      <w:r w:rsidR="000B6E05">
        <w:t>Adding/Editing Bills</w:t>
      </w:r>
      <w:bookmarkEnd w:id="38"/>
    </w:p>
    <w:p w:rsidR="008977BD" w:rsidRDefault="008977BD" w:rsidP="008977BD">
      <w:r>
        <w:t>It shall be possible to add new bill and attach it to the account. It should be also possible to edit the created bill and update any property of it. 2 Views shall be available for displaying the bills:</w:t>
      </w:r>
    </w:p>
    <w:p w:rsidR="008977BD" w:rsidRDefault="008977BD" w:rsidP="008977BD">
      <w:pPr>
        <w:pStyle w:val="ListParagraph"/>
        <w:numPr>
          <w:ilvl w:val="0"/>
          <w:numId w:val="34"/>
        </w:numPr>
      </w:pPr>
      <w:r>
        <w:t>List of bills</w:t>
      </w:r>
    </w:p>
    <w:p w:rsidR="008977BD" w:rsidRDefault="008977BD" w:rsidP="008977BD">
      <w:pPr>
        <w:pStyle w:val="ListParagraph"/>
        <w:numPr>
          <w:ilvl w:val="0"/>
          <w:numId w:val="34"/>
        </w:numPr>
      </w:pPr>
      <w:r>
        <w:t>Calendar</w:t>
      </w:r>
    </w:p>
    <w:p w:rsidR="008977BD" w:rsidRDefault="008977BD" w:rsidP="008977BD">
      <w:r>
        <w:t>The list of bills shall be shown with the most important properties.</w:t>
      </w:r>
    </w:p>
    <w:p w:rsidR="008977BD" w:rsidRDefault="008977BD" w:rsidP="008977BD">
      <w:pPr>
        <w:keepNext/>
      </w:pPr>
      <w:r>
        <w:rPr>
          <w:noProof/>
          <w:lang w:val="en-US" w:eastAsia="en-US"/>
        </w:rPr>
        <w:drawing>
          <wp:inline distT="0" distB="0" distL="0" distR="0">
            <wp:extent cx="2539007" cy="3261038"/>
            <wp:effectExtent l="25400" t="0" r="993" b="0"/>
            <wp:docPr id="28" name="Picture 1" descr="listOfOutco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OfOutcomes.png"/>
                    <pic:cNvPicPr/>
                  </pic:nvPicPr>
                  <pic:blipFill>
                    <a:blip r:embed="rId30"/>
                    <a:stretch>
                      <a:fillRect/>
                    </a:stretch>
                  </pic:blipFill>
                  <pic:spPr>
                    <a:xfrm>
                      <a:off x="0" y="0"/>
                      <a:ext cx="2539007" cy="3261038"/>
                    </a:xfrm>
                    <a:prstGeom prst="rect">
                      <a:avLst/>
                    </a:prstGeom>
                  </pic:spPr>
                </pic:pic>
              </a:graphicData>
            </a:graphic>
          </wp:inline>
        </w:drawing>
      </w:r>
    </w:p>
    <w:p w:rsidR="008977BD" w:rsidRDefault="008977BD" w:rsidP="008977BD">
      <w:pPr>
        <w:pStyle w:val="Caption"/>
        <w:rPr>
          <w:sz w:val="20"/>
        </w:rPr>
      </w:pPr>
      <w:bookmarkStart w:id="39" w:name="_Toc192755437"/>
      <w:r w:rsidRPr="0034643E">
        <w:rPr>
          <w:sz w:val="20"/>
        </w:rPr>
        <w:t xml:space="preserve">Figure </w:t>
      </w:r>
      <w:r w:rsidR="007B6FEB" w:rsidRPr="0034643E">
        <w:rPr>
          <w:sz w:val="20"/>
        </w:rPr>
        <w:fldChar w:fldCharType="begin"/>
      </w:r>
      <w:r w:rsidRPr="0034643E">
        <w:rPr>
          <w:sz w:val="20"/>
        </w:rPr>
        <w:instrText xml:space="preserve"> SEQ Figure \* ARABIC </w:instrText>
      </w:r>
      <w:r w:rsidR="007B6FEB" w:rsidRPr="0034643E">
        <w:rPr>
          <w:sz w:val="20"/>
        </w:rPr>
        <w:fldChar w:fldCharType="separate"/>
      </w:r>
      <w:r w:rsidR="004402E5">
        <w:rPr>
          <w:noProof/>
          <w:sz w:val="20"/>
        </w:rPr>
        <w:t>17</w:t>
      </w:r>
      <w:r w:rsidR="007B6FEB" w:rsidRPr="0034643E">
        <w:rPr>
          <w:sz w:val="20"/>
        </w:rPr>
        <w:fldChar w:fldCharType="end"/>
      </w:r>
      <w:r w:rsidRPr="0034643E">
        <w:rPr>
          <w:sz w:val="20"/>
        </w:rPr>
        <w:t>: List of Outcomes</w:t>
      </w:r>
      <w:bookmarkEnd w:id="39"/>
    </w:p>
    <w:p w:rsidR="003856AB" w:rsidRDefault="003856AB" w:rsidP="008977BD">
      <w:r>
        <w:t xml:space="preserve">As for outcomes list, here also </w:t>
      </w:r>
      <w:r w:rsidRPr="00E42216">
        <w:t xml:space="preserve">should be navigation through months in </w:t>
      </w:r>
      <w:r>
        <w:t>bills</w:t>
      </w:r>
      <w:r w:rsidRPr="00E42216">
        <w:t xml:space="preserve"> lis</w:t>
      </w:r>
      <w:r>
        <w:t>t that user can see the bills</w:t>
      </w:r>
      <w:r w:rsidRPr="00E42216">
        <w:t xml:space="preserve"> for each month.</w:t>
      </w:r>
    </w:p>
    <w:p w:rsidR="008977BD" w:rsidRDefault="008977BD" w:rsidP="008977BD">
      <w:r w:rsidRPr="008977BD">
        <w:t>In th</w:t>
      </w:r>
      <w:r>
        <w:t>e calendar view should be marked the bills for each day.</w:t>
      </w:r>
    </w:p>
    <w:p w:rsidR="008977BD" w:rsidRDefault="008977BD" w:rsidP="008977BD">
      <w:r>
        <w:t>The figure below illustrates the basic calendar view:</w:t>
      </w:r>
    </w:p>
    <w:p w:rsidR="008977BD" w:rsidRDefault="008977BD" w:rsidP="008977BD">
      <w:pPr>
        <w:keepNext/>
      </w:pPr>
      <w:r>
        <w:rPr>
          <w:noProof/>
          <w:lang w:val="en-US" w:eastAsia="en-US"/>
        </w:rPr>
        <w:drawing>
          <wp:inline distT="0" distB="0" distL="0" distR="0">
            <wp:extent cx="2545200" cy="3263348"/>
            <wp:effectExtent l="25400" t="0" r="0" b="0"/>
            <wp:docPr id="31" name="Picture 30" descr="calenda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View.png"/>
                    <pic:cNvPicPr/>
                  </pic:nvPicPr>
                  <pic:blipFill>
                    <a:blip r:embed="rId31"/>
                    <a:stretch>
                      <a:fillRect/>
                    </a:stretch>
                  </pic:blipFill>
                  <pic:spPr>
                    <a:xfrm>
                      <a:off x="0" y="0"/>
                      <a:ext cx="2545200" cy="3263348"/>
                    </a:xfrm>
                    <a:prstGeom prst="rect">
                      <a:avLst/>
                    </a:prstGeom>
                  </pic:spPr>
                </pic:pic>
              </a:graphicData>
            </a:graphic>
          </wp:inline>
        </w:drawing>
      </w:r>
    </w:p>
    <w:p w:rsidR="008977BD" w:rsidRPr="008977BD" w:rsidRDefault="008977BD" w:rsidP="008977BD">
      <w:pPr>
        <w:pStyle w:val="Caption"/>
        <w:rPr>
          <w:sz w:val="20"/>
        </w:rPr>
      </w:pPr>
      <w:bookmarkStart w:id="40" w:name="_Toc192755438"/>
      <w:r w:rsidRPr="008977BD">
        <w:rPr>
          <w:sz w:val="20"/>
        </w:rPr>
        <w:t xml:space="preserve">Figure </w:t>
      </w:r>
      <w:r w:rsidR="007B6FEB" w:rsidRPr="008977BD">
        <w:rPr>
          <w:sz w:val="20"/>
        </w:rPr>
        <w:fldChar w:fldCharType="begin"/>
      </w:r>
      <w:r w:rsidRPr="008977BD">
        <w:rPr>
          <w:sz w:val="20"/>
        </w:rPr>
        <w:instrText xml:space="preserve"> SEQ Figure \* ARABIC </w:instrText>
      </w:r>
      <w:r w:rsidR="007B6FEB" w:rsidRPr="008977BD">
        <w:rPr>
          <w:sz w:val="20"/>
        </w:rPr>
        <w:fldChar w:fldCharType="separate"/>
      </w:r>
      <w:r w:rsidR="004402E5">
        <w:rPr>
          <w:noProof/>
          <w:sz w:val="20"/>
        </w:rPr>
        <w:t>18</w:t>
      </w:r>
      <w:r w:rsidR="007B6FEB" w:rsidRPr="008977BD">
        <w:rPr>
          <w:sz w:val="20"/>
        </w:rPr>
        <w:fldChar w:fldCharType="end"/>
      </w:r>
      <w:r w:rsidRPr="008977BD">
        <w:rPr>
          <w:sz w:val="20"/>
        </w:rPr>
        <w:t>: Calendar view</w:t>
      </w:r>
      <w:bookmarkEnd w:id="40"/>
    </w:p>
    <w:p w:rsidR="008977BD" w:rsidRDefault="008977BD" w:rsidP="008977BD">
      <w:pPr>
        <w:pStyle w:val="Caption"/>
        <w:rPr>
          <w:sz w:val="20"/>
        </w:rPr>
      </w:pPr>
    </w:p>
    <w:p w:rsidR="008977BD" w:rsidRPr="009E24EA" w:rsidRDefault="008977BD" w:rsidP="008977BD">
      <w:r>
        <w:t>The bill</w:t>
      </w:r>
      <w:r w:rsidRPr="009E24EA">
        <w:t xml:space="preserve"> details can be seen </w:t>
      </w:r>
      <w:r>
        <w:t xml:space="preserve">in </w:t>
      </w:r>
      <w:r w:rsidRPr="009E24EA">
        <w:t>a separate page</w:t>
      </w:r>
      <w:r>
        <w:t xml:space="preserve">, where user can easily add/modify any property. </w:t>
      </w:r>
    </w:p>
    <w:p w:rsidR="003B2294" w:rsidRDefault="008977BD" w:rsidP="008977BD">
      <w:r w:rsidRPr="00AA5CEA">
        <w:t xml:space="preserve">The bill shall have </w:t>
      </w:r>
      <w:r w:rsidR="003B2294">
        <w:t xml:space="preserve">the same properties as outcome, please refer to the </w:t>
      </w:r>
      <w:r w:rsidR="007B6FEB">
        <w:fldChar w:fldCharType="begin"/>
      </w:r>
      <w:r w:rsidR="003B2294">
        <w:instrText xml:space="preserve"> REF _Ref192051446 \h </w:instrText>
      </w:r>
      <w:r w:rsidR="007B6FEB">
        <w:fldChar w:fldCharType="separate"/>
      </w:r>
      <w:r w:rsidR="004402E5" w:rsidRPr="001D1ABE">
        <w:rPr>
          <w:sz w:val="20"/>
        </w:rPr>
        <w:t xml:space="preserve">Figure </w:t>
      </w:r>
      <w:r w:rsidR="004402E5">
        <w:rPr>
          <w:noProof/>
          <w:sz w:val="20"/>
        </w:rPr>
        <w:t>12</w:t>
      </w:r>
      <w:r w:rsidR="004402E5" w:rsidRPr="001D1ABE">
        <w:rPr>
          <w:sz w:val="20"/>
        </w:rPr>
        <w:t>: Outcome properties</w:t>
      </w:r>
      <w:r w:rsidR="007B6FEB">
        <w:fldChar w:fldCharType="end"/>
      </w:r>
      <w:r w:rsidR="003B2294">
        <w:t xml:space="preserve"> for more details. And in addition to the outcome properties, bill shall have some more properties, which are illustrated in the figure below:</w:t>
      </w:r>
    </w:p>
    <w:p w:rsidR="003B2294" w:rsidRDefault="003B2294" w:rsidP="003B2294">
      <w:pPr>
        <w:keepNext/>
      </w:pPr>
      <w:r>
        <w:rPr>
          <w:noProof/>
          <w:lang w:val="en-US" w:eastAsia="en-US"/>
        </w:rPr>
        <w:drawing>
          <wp:inline distT="0" distB="0" distL="0" distR="0">
            <wp:extent cx="2545200" cy="1145340"/>
            <wp:effectExtent l="25400" t="0" r="0" b="0"/>
            <wp:docPr id="32" name="Picture 31" descr="bill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Settings.png"/>
                    <pic:cNvPicPr/>
                  </pic:nvPicPr>
                  <pic:blipFill>
                    <a:blip r:embed="rId32"/>
                    <a:stretch>
                      <a:fillRect/>
                    </a:stretch>
                  </pic:blipFill>
                  <pic:spPr>
                    <a:xfrm>
                      <a:off x="0" y="0"/>
                      <a:ext cx="2545200" cy="1145340"/>
                    </a:xfrm>
                    <a:prstGeom prst="rect">
                      <a:avLst/>
                    </a:prstGeom>
                  </pic:spPr>
                </pic:pic>
              </a:graphicData>
            </a:graphic>
          </wp:inline>
        </w:drawing>
      </w:r>
    </w:p>
    <w:p w:rsidR="00DF6E87" w:rsidRDefault="003B2294" w:rsidP="003B2294">
      <w:pPr>
        <w:pStyle w:val="Caption"/>
        <w:rPr>
          <w:sz w:val="20"/>
        </w:rPr>
      </w:pPr>
      <w:bookmarkStart w:id="41" w:name="_Toc192755439"/>
      <w:r w:rsidRPr="00DF6E87">
        <w:rPr>
          <w:sz w:val="20"/>
        </w:rPr>
        <w:t xml:space="preserve">Figure </w:t>
      </w:r>
      <w:r w:rsidR="007B6FEB" w:rsidRPr="00DF6E87">
        <w:rPr>
          <w:sz w:val="20"/>
        </w:rPr>
        <w:fldChar w:fldCharType="begin"/>
      </w:r>
      <w:r w:rsidRPr="00DF6E87">
        <w:rPr>
          <w:sz w:val="20"/>
        </w:rPr>
        <w:instrText xml:space="preserve"> SEQ Figure \* ARABIC </w:instrText>
      </w:r>
      <w:r w:rsidR="007B6FEB" w:rsidRPr="00DF6E87">
        <w:rPr>
          <w:sz w:val="20"/>
        </w:rPr>
        <w:fldChar w:fldCharType="separate"/>
      </w:r>
      <w:r w:rsidR="004402E5">
        <w:rPr>
          <w:noProof/>
          <w:sz w:val="20"/>
        </w:rPr>
        <w:t>19</w:t>
      </w:r>
      <w:r w:rsidR="007B6FEB" w:rsidRPr="00DF6E87">
        <w:rPr>
          <w:sz w:val="20"/>
        </w:rPr>
        <w:fldChar w:fldCharType="end"/>
      </w:r>
      <w:r w:rsidRPr="00DF6E87">
        <w:rPr>
          <w:sz w:val="20"/>
        </w:rPr>
        <w:t>: Bill properties</w:t>
      </w:r>
      <w:bookmarkEnd w:id="41"/>
    </w:p>
    <w:p w:rsidR="003B2294" w:rsidRPr="00271BA8" w:rsidRDefault="00DF6E87" w:rsidP="00271BA8">
      <w:r w:rsidRPr="00271BA8">
        <w:t xml:space="preserve">User should be able to create recurring </w:t>
      </w:r>
      <w:r w:rsidR="00271BA8">
        <w:t>bill and define periodicity for it. It should be also possible to setup reminder for it.</w:t>
      </w:r>
    </w:p>
    <w:p w:rsidR="00983D07" w:rsidRDefault="001B1650" w:rsidP="000B6E05">
      <w:pPr>
        <w:pStyle w:val="Heading2"/>
      </w:pPr>
      <w:bookmarkStart w:id="42" w:name="_Toc192755407"/>
      <w:r>
        <w:t xml:space="preserve">Module: </w:t>
      </w:r>
      <w:r w:rsidR="000B6E05">
        <w:t>Watching/Analyzing Reports</w:t>
      </w:r>
      <w:bookmarkEnd w:id="42"/>
    </w:p>
    <w:p w:rsidR="00D76DCA" w:rsidRDefault="00983D07" w:rsidP="00983D07">
      <w:pPr>
        <w:ind w:right="-14"/>
        <w:rPr>
          <w:rFonts w:ascii="Arial Unicode MS" w:hAnsi="Arial Unicode MS" w:cs="Arial Unicode MS"/>
        </w:rPr>
      </w:pPr>
      <w:r w:rsidRPr="00983D07">
        <w:t xml:space="preserve">There should be button on home page in the application tapping on user can see transaction reports. The application should analyse </w:t>
      </w:r>
      <w:r w:rsidR="001B6897">
        <w:t>incomes and</w:t>
      </w:r>
      <w:r w:rsidRPr="00983D07">
        <w:t xml:space="preserve"> expenses,</w:t>
      </w:r>
      <w:r w:rsidR="001B6897">
        <w:t xml:space="preserve"> taking into account some criteria (e.g. categories - </w:t>
      </w:r>
      <w:r w:rsidRPr="00983D07">
        <w:t xml:space="preserve">how much was spent for each category) and </w:t>
      </w:r>
      <w:r w:rsidR="001B6897">
        <w:t>generate graphical views.</w:t>
      </w:r>
      <w:r w:rsidR="000665E4">
        <w:t xml:space="preserve"> There should be several types of reports. E.g. user should be able to </w:t>
      </w:r>
      <w:r w:rsidR="00D76DCA">
        <w:t xml:space="preserve">see </w:t>
      </w:r>
      <w:r w:rsidR="00D76DCA">
        <w:rPr>
          <w:rFonts w:ascii="Arial Unicode MS" w:hAnsi="Arial Unicode MS" w:cs="Arial Unicode MS"/>
        </w:rPr>
        <w:t>relative expenses for each category.</w:t>
      </w:r>
      <w:r w:rsidR="00AA47D5">
        <w:rPr>
          <w:rFonts w:ascii="Arial Unicode MS" w:hAnsi="Arial Unicode MS" w:cs="Arial Unicode MS"/>
        </w:rPr>
        <w:br/>
      </w:r>
      <w:r w:rsidR="00AA47D5">
        <w:rPr>
          <w:rFonts w:ascii="Arial Unicode MS" w:hAnsi="Arial Unicode MS" w:cs="Arial Unicode MS"/>
        </w:rPr>
        <w:br/>
      </w:r>
      <w:r w:rsidR="00AA47D5">
        <w:rPr>
          <w:rFonts w:ascii="Arial Unicode MS" w:hAnsi="Arial Unicode MS" w:cs="Arial Unicode MS"/>
        </w:rPr>
        <w:br/>
      </w:r>
      <w:r w:rsidR="00AA47D5">
        <w:rPr>
          <w:rFonts w:ascii="Arial Unicode MS" w:hAnsi="Arial Unicode MS" w:cs="Arial Unicode MS"/>
        </w:rPr>
        <w:br/>
      </w:r>
      <w:r w:rsidR="00AA47D5">
        <w:rPr>
          <w:rFonts w:ascii="Arial Unicode MS" w:hAnsi="Arial Unicode MS" w:cs="Arial Unicode MS"/>
        </w:rPr>
        <w:br/>
      </w:r>
    </w:p>
    <w:p w:rsidR="00D76DCA" w:rsidRDefault="00D76DCA" w:rsidP="00983D07">
      <w:pPr>
        <w:ind w:right="-14"/>
        <w:rPr>
          <w:rFonts w:ascii="Arial Unicode MS" w:hAnsi="Arial Unicode MS" w:cs="Arial Unicode MS"/>
        </w:rPr>
      </w:pPr>
      <w:r>
        <w:rPr>
          <w:rFonts w:ascii="Arial Unicode MS" w:hAnsi="Arial Unicode MS" w:cs="Arial Unicode MS"/>
        </w:rPr>
        <w:t>The following reports shall be available:</w:t>
      </w:r>
    </w:p>
    <w:p w:rsidR="00D76DCA" w:rsidRPr="00D76DCA" w:rsidRDefault="00D76DCA" w:rsidP="00D76DCA">
      <w:pPr>
        <w:pStyle w:val="ListParagraph"/>
        <w:numPr>
          <w:ilvl w:val="0"/>
          <w:numId w:val="32"/>
        </w:numPr>
        <w:ind w:right="-14"/>
        <w:rPr>
          <w:rFonts w:ascii="Arial Unicode MS" w:hAnsi="Arial Unicode MS" w:cs="Arial Unicode MS"/>
        </w:rPr>
      </w:pPr>
      <w:r w:rsidRPr="00D76DCA">
        <w:rPr>
          <w:rFonts w:ascii="Arial Unicode MS" w:hAnsi="Arial Unicode MS" w:cs="Arial Unicode MS"/>
        </w:rPr>
        <w:t>Graphic view</w:t>
      </w:r>
    </w:p>
    <w:p w:rsidR="00D76DCA" w:rsidRDefault="00D76DCA" w:rsidP="00D76DCA">
      <w:pPr>
        <w:pStyle w:val="ListParagraph"/>
        <w:numPr>
          <w:ilvl w:val="0"/>
          <w:numId w:val="32"/>
        </w:numPr>
        <w:ind w:right="-14"/>
        <w:rPr>
          <w:rFonts w:ascii="Arial Unicode MS" w:hAnsi="Arial Unicode MS" w:cs="Arial Unicode MS"/>
        </w:rPr>
      </w:pPr>
      <w:r>
        <w:rPr>
          <w:rFonts w:ascii="Arial Unicode MS" w:hAnsi="Arial Unicode MS" w:cs="Arial Unicode MS"/>
        </w:rPr>
        <w:t>Table View</w:t>
      </w:r>
    </w:p>
    <w:p w:rsidR="00D76DCA" w:rsidRDefault="00D76DCA" w:rsidP="00D76DCA">
      <w:pPr>
        <w:pStyle w:val="ListParagraph"/>
        <w:numPr>
          <w:ilvl w:val="0"/>
          <w:numId w:val="32"/>
        </w:numPr>
        <w:ind w:right="-14"/>
        <w:rPr>
          <w:rFonts w:ascii="Arial Unicode MS" w:hAnsi="Arial Unicode MS" w:cs="Arial Unicode MS"/>
        </w:rPr>
      </w:pPr>
      <w:r>
        <w:rPr>
          <w:rFonts w:ascii="Arial Unicode MS" w:hAnsi="Arial Unicode MS" w:cs="Arial Unicode MS"/>
        </w:rPr>
        <w:t>Column View</w:t>
      </w:r>
    </w:p>
    <w:p w:rsidR="00495589" w:rsidRPr="00495589" w:rsidRDefault="00D76DCA" w:rsidP="00495589">
      <w:pPr>
        <w:pStyle w:val="ListParagraph"/>
        <w:numPr>
          <w:ilvl w:val="0"/>
          <w:numId w:val="32"/>
        </w:numPr>
        <w:ind w:right="-14"/>
        <w:rPr>
          <w:rFonts w:ascii="Arial Unicode MS" w:hAnsi="Arial Unicode MS" w:cs="Arial Unicode MS"/>
        </w:rPr>
      </w:pPr>
      <w:r>
        <w:rPr>
          <w:rFonts w:ascii="Arial Unicode MS" w:hAnsi="Arial Unicode MS" w:cs="Arial Unicode MS"/>
        </w:rPr>
        <w:t>Pie View</w:t>
      </w:r>
    </w:p>
    <w:p w:rsidR="000665E4" w:rsidRPr="00495589" w:rsidRDefault="00495589" w:rsidP="00495589">
      <w:pPr>
        <w:ind w:right="-14"/>
      </w:pPr>
      <w:r>
        <w:t>There should be legends in graphical views bringing on details about that graphic.</w:t>
      </w:r>
    </w:p>
    <w:p w:rsidR="00F84189" w:rsidRDefault="00983D07" w:rsidP="00983D07">
      <w:pPr>
        <w:ind w:right="-14"/>
      </w:pPr>
      <w:r w:rsidRPr="00983D07">
        <w:t xml:space="preserve"> The user should be able </w:t>
      </w:r>
      <w:r w:rsidR="000665E4">
        <w:t xml:space="preserve">to </w:t>
      </w:r>
      <w:r w:rsidRPr="00983D07">
        <w:t xml:space="preserve">choose from </w:t>
      </w:r>
      <w:r w:rsidR="00653D64">
        <w:t xml:space="preserve">the </w:t>
      </w:r>
      <w:r w:rsidRPr="00983D07">
        <w:t>report</w:t>
      </w:r>
      <w:r w:rsidR="00653D64">
        <w:t xml:space="preserve"> settings</w:t>
      </w:r>
      <w:r w:rsidRPr="00983D07">
        <w:t xml:space="preserve"> </w:t>
      </w:r>
      <w:r w:rsidR="00F84189">
        <w:t>that</w:t>
      </w:r>
      <w:r w:rsidR="00653D64">
        <w:t xml:space="preserve"> report </w:t>
      </w:r>
      <w:r w:rsidRPr="00983D07">
        <w:t>he/she want</w:t>
      </w:r>
      <w:r w:rsidR="000665E4">
        <w:t xml:space="preserve">s to </w:t>
      </w:r>
      <w:r w:rsidR="00F84189">
        <w:t>and for which time frame. The following time frames shall be available:</w:t>
      </w:r>
    </w:p>
    <w:p w:rsidR="00F84189" w:rsidRDefault="00F84189" w:rsidP="00F84189">
      <w:pPr>
        <w:pStyle w:val="ListParagraph"/>
        <w:numPr>
          <w:ilvl w:val="0"/>
          <w:numId w:val="35"/>
        </w:numPr>
        <w:ind w:right="-14"/>
      </w:pPr>
      <w:r>
        <w:t>3 months</w:t>
      </w:r>
    </w:p>
    <w:p w:rsidR="00F84189" w:rsidRDefault="00F84189" w:rsidP="00F84189">
      <w:pPr>
        <w:pStyle w:val="ListParagraph"/>
        <w:numPr>
          <w:ilvl w:val="0"/>
          <w:numId w:val="35"/>
        </w:numPr>
        <w:ind w:right="-14"/>
      </w:pPr>
      <w:r>
        <w:t>6 months</w:t>
      </w:r>
    </w:p>
    <w:p w:rsidR="00983D07" w:rsidRDefault="00F84189" w:rsidP="00F84189">
      <w:pPr>
        <w:pStyle w:val="ListParagraph"/>
        <w:numPr>
          <w:ilvl w:val="0"/>
          <w:numId w:val="35"/>
        </w:numPr>
        <w:ind w:right="-14"/>
      </w:pPr>
      <w:r>
        <w:t>12 months</w:t>
      </w:r>
    </w:p>
    <w:p w:rsidR="006C2A89" w:rsidRDefault="006C2A89" w:rsidP="006C2A89">
      <w:pPr>
        <w:keepNext/>
        <w:ind w:right="-14"/>
      </w:pPr>
      <w:r>
        <w:rPr>
          <w:noProof/>
          <w:lang w:val="en-US" w:eastAsia="en-US"/>
        </w:rPr>
        <w:drawing>
          <wp:inline distT="0" distB="0" distL="0" distR="0">
            <wp:extent cx="2545200" cy="2917150"/>
            <wp:effectExtent l="25400" t="0" r="0" b="0"/>
            <wp:docPr id="34" name="Picture 33" descr="Screen shot 2012-03-07 at 15.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3-07 at 15.58.02.png"/>
                    <pic:cNvPicPr/>
                  </pic:nvPicPr>
                  <pic:blipFill>
                    <a:blip r:embed="rId33"/>
                    <a:stretch>
                      <a:fillRect/>
                    </a:stretch>
                  </pic:blipFill>
                  <pic:spPr>
                    <a:xfrm>
                      <a:off x="0" y="0"/>
                      <a:ext cx="2545200" cy="2917150"/>
                    </a:xfrm>
                    <a:prstGeom prst="rect">
                      <a:avLst/>
                    </a:prstGeom>
                  </pic:spPr>
                </pic:pic>
              </a:graphicData>
            </a:graphic>
          </wp:inline>
        </w:drawing>
      </w:r>
    </w:p>
    <w:p w:rsidR="00F84189" w:rsidRPr="006C2A89" w:rsidRDefault="006C2A89" w:rsidP="006C2A89">
      <w:pPr>
        <w:pStyle w:val="Caption"/>
        <w:rPr>
          <w:sz w:val="20"/>
        </w:rPr>
      </w:pPr>
      <w:bookmarkStart w:id="43" w:name="_Toc192755440"/>
      <w:r w:rsidRPr="006C2A89">
        <w:rPr>
          <w:sz w:val="20"/>
        </w:rPr>
        <w:t xml:space="preserve">Figure </w:t>
      </w:r>
      <w:r w:rsidRPr="006C2A89">
        <w:rPr>
          <w:sz w:val="20"/>
        </w:rPr>
        <w:fldChar w:fldCharType="begin"/>
      </w:r>
      <w:r w:rsidRPr="006C2A89">
        <w:rPr>
          <w:sz w:val="20"/>
        </w:rPr>
        <w:instrText xml:space="preserve"> SEQ Figure \* ARABIC </w:instrText>
      </w:r>
      <w:r w:rsidRPr="006C2A89">
        <w:rPr>
          <w:sz w:val="20"/>
        </w:rPr>
        <w:fldChar w:fldCharType="separate"/>
      </w:r>
      <w:r w:rsidR="004402E5">
        <w:rPr>
          <w:noProof/>
          <w:sz w:val="20"/>
        </w:rPr>
        <w:t>20</w:t>
      </w:r>
      <w:r w:rsidRPr="006C2A89">
        <w:rPr>
          <w:sz w:val="20"/>
        </w:rPr>
        <w:fldChar w:fldCharType="end"/>
      </w:r>
      <w:r w:rsidRPr="006C2A89">
        <w:rPr>
          <w:sz w:val="20"/>
        </w:rPr>
        <w:t>: Graphic View</w:t>
      </w:r>
      <w:bookmarkEnd w:id="43"/>
    </w:p>
    <w:p w:rsidR="00AA47D5" w:rsidRPr="00AA47D5" w:rsidRDefault="00AA47D5" w:rsidP="00AA47D5">
      <w:pPr>
        <w:ind w:right="-14"/>
      </w:pPr>
      <w:r>
        <w:t>T</w:t>
      </w:r>
      <w:r w:rsidRPr="00AA47D5">
        <w:t>able view – should present generated report in table view mode. The moth field should show for how much months</w:t>
      </w:r>
      <w:r>
        <w:t xml:space="preserve"> </w:t>
      </w:r>
      <w:r w:rsidRPr="00AA47D5">
        <w:t>(3, 6, 12) was report generated. The balance field should show the difference between incomes and expenses.</w:t>
      </w:r>
    </w:p>
    <w:p w:rsidR="00983D07" w:rsidRDefault="00983D07" w:rsidP="00983D07">
      <w:pPr>
        <w:keepNext/>
        <w:ind w:right="-14"/>
      </w:pPr>
      <w:r>
        <w:rPr>
          <w:noProof/>
          <w:lang w:val="en-US" w:eastAsia="en-US"/>
        </w:rPr>
        <w:drawing>
          <wp:inline distT="0" distB="0" distL="0" distR="0">
            <wp:extent cx="2545200" cy="3279720"/>
            <wp:effectExtent l="2540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545200" cy="3279720"/>
                    </a:xfrm>
                    <a:prstGeom prst="rect">
                      <a:avLst/>
                    </a:prstGeom>
                    <a:noFill/>
                    <a:ln w="9525">
                      <a:noFill/>
                      <a:miter lim="800000"/>
                      <a:headEnd/>
                      <a:tailEnd/>
                    </a:ln>
                  </pic:spPr>
                </pic:pic>
              </a:graphicData>
            </a:graphic>
          </wp:inline>
        </w:drawing>
      </w:r>
    </w:p>
    <w:p w:rsidR="00AA47D5" w:rsidRDefault="00983D07" w:rsidP="00983D07">
      <w:pPr>
        <w:pStyle w:val="Caption"/>
        <w:rPr>
          <w:sz w:val="20"/>
        </w:rPr>
      </w:pPr>
      <w:bookmarkStart w:id="44" w:name="_Toc192755441"/>
      <w:r w:rsidRPr="000F7D24">
        <w:rPr>
          <w:sz w:val="20"/>
        </w:rPr>
        <w:t xml:space="preserve">Figure </w:t>
      </w:r>
      <w:r w:rsidR="007B6FEB" w:rsidRPr="000F7D24">
        <w:rPr>
          <w:sz w:val="20"/>
        </w:rPr>
        <w:fldChar w:fldCharType="begin"/>
      </w:r>
      <w:r w:rsidRPr="000F7D24">
        <w:rPr>
          <w:sz w:val="20"/>
        </w:rPr>
        <w:instrText xml:space="preserve"> SEQ Figure \* ARABIC </w:instrText>
      </w:r>
      <w:r w:rsidR="007B6FEB" w:rsidRPr="000F7D24">
        <w:rPr>
          <w:sz w:val="20"/>
        </w:rPr>
        <w:fldChar w:fldCharType="separate"/>
      </w:r>
      <w:r w:rsidR="004402E5">
        <w:rPr>
          <w:noProof/>
          <w:sz w:val="20"/>
        </w:rPr>
        <w:t>21</w:t>
      </w:r>
      <w:r w:rsidR="007B6FEB" w:rsidRPr="000F7D24">
        <w:rPr>
          <w:sz w:val="20"/>
        </w:rPr>
        <w:fldChar w:fldCharType="end"/>
      </w:r>
      <w:r w:rsidRPr="000F7D24">
        <w:rPr>
          <w:sz w:val="20"/>
        </w:rPr>
        <w:t>: Table View</w:t>
      </w:r>
      <w:bookmarkEnd w:id="44"/>
    </w:p>
    <w:p w:rsidR="00AA47D5" w:rsidRPr="00AA47D5" w:rsidRDefault="00AA47D5" w:rsidP="00AA47D5">
      <w:pPr>
        <w:ind w:right="-14"/>
        <w:rPr>
          <w:rFonts w:ascii="Times" w:hAnsi="Times" w:cs="Times New Roman"/>
          <w:sz w:val="20"/>
          <w:szCs w:val="20"/>
          <w:lang w:val="en-US" w:eastAsia="en-US"/>
        </w:rPr>
      </w:pPr>
      <w:r w:rsidRPr="00AA47D5">
        <w:t>The view below represents generated report (only incomes and outcomes) in column view.</w:t>
      </w:r>
    </w:p>
    <w:p w:rsidR="00983D07" w:rsidRPr="000F7D24" w:rsidRDefault="00983D07" w:rsidP="00983D07">
      <w:pPr>
        <w:pStyle w:val="Caption"/>
        <w:rPr>
          <w:sz w:val="20"/>
        </w:rPr>
      </w:pPr>
    </w:p>
    <w:p w:rsidR="006C2A89" w:rsidRDefault="006C2A89" w:rsidP="006C2A89">
      <w:pPr>
        <w:pStyle w:val="Caption"/>
        <w:keepNext/>
      </w:pPr>
      <w:r>
        <w:rPr>
          <w:noProof/>
          <w:lang w:val="en-US" w:eastAsia="en-US"/>
        </w:rPr>
        <w:drawing>
          <wp:inline distT="0" distB="0" distL="0" distR="0">
            <wp:extent cx="2545200" cy="2921677"/>
            <wp:effectExtent l="25400" t="0" r="0" b="0"/>
            <wp:docPr id="35" name="Picture 34" descr="Screen shot 2012-03-07 at 15.5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3-07 at 15.56.52.png"/>
                    <pic:cNvPicPr/>
                  </pic:nvPicPr>
                  <pic:blipFill>
                    <a:blip r:embed="rId35"/>
                    <a:stretch>
                      <a:fillRect/>
                    </a:stretch>
                  </pic:blipFill>
                  <pic:spPr>
                    <a:xfrm>
                      <a:off x="0" y="0"/>
                      <a:ext cx="2545200" cy="2921677"/>
                    </a:xfrm>
                    <a:prstGeom prst="rect">
                      <a:avLst/>
                    </a:prstGeom>
                  </pic:spPr>
                </pic:pic>
              </a:graphicData>
            </a:graphic>
          </wp:inline>
        </w:drawing>
      </w:r>
    </w:p>
    <w:p w:rsidR="006F111B" w:rsidRPr="006C2A89" w:rsidRDefault="006C2A89" w:rsidP="006C2A89">
      <w:pPr>
        <w:pStyle w:val="Caption"/>
        <w:rPr>
          <w:sz w:val="20"/>
        </w:rPr>
      </w:pPr>
      <w:bookmarkStart w:id="45" w:name="_Toc192755442"/>
      <w:r w:rsidRPr="006C2A89">
        <w:rPr>
          <w:sz w:val="20"/>
        </w:rPr>
        <w:t xml:space="preserve">Figure </w:t>
      </w:r>
      <w:r w:rsidRPr="006C2A89">
        <w:rPr>
          <w:sz w:val="20"/>
        </w:rPr>
        <w:fldChar w:fldCharType="begin"/>
      </w:r>
      <w:r w:rsidRPr="006C2A89">
        <w:rPr>
          <w:sz w:val="20"/>
        </w:rPr>
        <w:instrText xml:space="preserve"> SEQ Figure \* ARABIC </w:instrText>
      </w:r>
      <w:r w:rsidRPr="006C2A89">
        <w:rPr>
          <w:sz w:val="20"/>
        </w:rPr>
        <w:fldChar w:fldCharType="separate"/>
      </w:r>
      <w:r w:rsidR="004402E5">
        <w:rPr>
          <w:noProof/>
          <w:sz w:val="20"/>
        </w:rPr>
        <w:t>22</w:t>
      </w:r>
      <w:r w:rsidRPr="006C2A89">
        <w:rPr>
          <w:sz w:val="20"/>
        </w:rPr>
        <w:fldChar w:fldCharType="end"/>
      </w:r>
      <w:r w:rsidRPr="006C2A89">
        <w:rPr>
          <w:sz w:val="20"/>
        </w:rPr>
        <w:t>: Column View</w:t>
      </w:r>
      <w:bookmarkEnd w:id="45"/>
    </w:p>
    <w:p w:rsidR="00AA47D5" w:rsidRPr="00AA47D5" w:rsidRDefault="00AA47D5" w:rsidP="00AA47D5">
      <w:pPr>
        <w:ind w:right="-14"/>
      </w:pPr>
      <w:r>
        <w:t>p</w:t>
      </w:r>
      <w:r w:rsidRPr="00AA47D5">
        <w:t>ie view – this view should be intended only for displaying cat</w:t>
      </w:r>
      <w:r>
        <w:t>egories report in pie view mode</w:t>
      </w:r>
    </w:p>
    <w:p w:rsidR="000F7D24" w:rsidRPr="00AA47D5" w:rsidRDefault="000F7D24" w:rsidP="00AA47D5">
      <w:pPr>
        <w:ind w:right="-14"/>
      </w:pPr>
    </w:p>
    <w:p w:rsidR="00650B7A" w:rsidRDefault="00650B7A" w:rsidP="00650B7A">
      <w:pPr>
        <w:pStyle w:val="Caption"/>
        <w:keepNext/>
      </w:pPr>
      <w:r>
        <w:rPr>
          <w:noProof/>
          <w:lang w:val="en-US" w:eastAsia="en-US"/>
        </w:rPr>
        <w:drawing>
          <wp:inline distT="0" distB="0" distL="0" distR="0">
            <wp:extent cx="2545200" cy="2911073"/>
            <wp:effectExtent l="25400" t="0" r="0" b="0"/>
            <wp:docPr id="36" name="Picture 35" descr="Screen shot 2012-03-07 at 15.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3-07 at 15.57.44.png"/>
                    <pic:cNvPicPr/>
                  </pic:nvPicPr>
                  <pic:blipFill>
                    <a:blip r:embed="rId36"/>
                    <a:stretch>
                      <a:fillRect/>
                    </a:stretch>
                  </pic:blipFill>
                  <pic:spPr>
                    <a:xfrm>
                      <a:off x="0" y="0"/>
                      <a:ext cx="2545200" cy="2911073"/>
                    </a:xfrm>
                    <a:prstGeom prst="rect">
                      <a:avLst/>
                    </a:prstGeom>
                  </pic:spPr>
                </pic:pic>
              </a:graphicData>
            </a:graphic>
          </wp:inline>
        </w:drawing>
      </w:r>
    </w:p>
    <w:p w:rsidR="000F7D24" w:rsidRPr="00650B7A" w:rsidRDefault="00650B7A" w:rsidP="00650B7A">
      <w:pPr>
        <w:pStyle w:val="Caption"/>
        <w:rPr>
          <w:sz w:val="20"/>
        </w:rPr>
      </w:pPr>
      <w:bookmarkStart w:id="46" w:name="_Toc192755443"/>
      <w:r w:rsidRPr="00650B7A">
        <w:rPr>
          <w:sz w:val="20"/>
        </w:rPr>
        <w:t xml:space="preserve">Figure </w:t>
      </w:r>
      <w:r w:rsidRPr="00650B7A">
        <w:rPr>
          <w:sz w:val="20"/>
        </w:rPr>
        <w:fldChar w:fldCharType="begin"/>
      </w:r>
      <w:r w:rsidRPr="00650B7A">
        <w:rPr>
          <w:sz w:val="20"/>
        </w:rPr>
        <w:instrText xml:space="preserve"> SEQ Figure \* ARABIC </w:instrText>
      </w:r>
      <w:r w:rsidRPr="00650B7A">
        <w:rPr>
          <w:sz w:val="20"/>
        </w:rPr>
        <w:fldChar w:fldCharType="separate"/>
      </w:r>
      <w:r w:rsidR="004402E5">
        <w:rPr>
          <w:noProof/>
          <w:sz w:val="20"/>
        </w:rPr>
        <w:t>23</w:t>
      </w:r>
      <w:r w:rsidRPr="00650B7A">
        <w:rPr>
          <w:sz w:val="20"/>
        </w:rPr>
        <w:fldChar w:fldCharType="end"/>
      </w:r>
      <w:r w:rsidRPr="00650B7A">
        <w:rPr>
          <w:sz w:val="20"/>
        </w:rPr>
        <w:t>: Pie View</w:t>
      </w:r>
      <w:bookmarkEnd w:id="46"/>
    </w:p>
    <w:p w:rsidR="00FC3DAB" w:rsidRDefault="00FC3DAB" w:rsidP="00FC3DAB">
      <w:pPr>
        <w:pStyle w:val="Caption"/>
        <w:keepNext/>
      </w:pPr>
      <w:r w:rsidRPr="00983D07">
        <w:rPr>
          <w:noProof/>
          <w:lang w:val="en-US" w:eastAsia="en-US"/>
        </w:rPr>
        <w:drawing>
          <wp:inline distT="0" distB="0" distL="0" distR="0">
            <wp:extent cx="2545200" cy="3271705"/>
            <wp:effectExtent l="2540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545200" cy="3271705"/>
                    </a:xfrm>
                    <a:prstGeom prst="rect">
                      <a:avLst/>
                    </a:prstGeom>
                    <a:noFill/>
                    <a:ln w="9525">
                      <a:noFill/>
                      <a:miter lim="800000"/>
                      <a:headEnd/>
                      <a:tailEnd/>
                    </a:ln>
                  </pic:spPr>
                </pic:pic>
              </a:graphicData>
            </a:graphic>
          </wp:inline>
        </w:drawing>
      </w:r>
    </w:p>
    <w:p w:rsidR="000B6E05" w:rsidRPr="00391D18" w:rsidRDefault="00FC3DAB" w:rsidP="00391D18">
      <w:pPr>
        <w:pStyle w:val="Caption"/>
        <w:rPr>
          <w:rFonts w:cstheme="minorHAnsi"/>
          <w:sz w:val="20"/>
          <w:szCs w:val="21"/>
        </w:rPr>
      </w:pPr>
      <w:bookmarkStart w:id="47" w:name="_Toc192755444"/>
      <w:r w:rsidRPr="000F7D24">
        <w:rPr>
          <w:sz w:val="20"/>
        </w:rPr>
        <w:t xml:space="preserve">Figure </w:t>
      </w:r>
      <w:r w:rsidR="007B6FEB" w:rsidRPr="000F7D24">
        <w:rPr>
          <w:sz w:val="20"/>
        </w:rPr>
        <w:fldChar w:fldCharType="begin"/>
      </w:r>
      <w:r w:rsidRPr="000F7D24">
        <w:rPr>
          <w:sz w:val="20"/>
        </w:rPr>
        <w:instrText xml:space="preserve"> SEQ Figure \* ARABIC </w:instrText>
      </w:r>
      <w:r w:rsidR="007B6FEB" w:rsidRPr="000F7D24">
        <w:rPr>
          <w:sz w:val="20"/>
        </w:rPr>
        <w:fldChar w:fldCharType="separate"/>
      </w:r>
      <w:r w:rsidR="004402E5">
        <w:rPr>
          <w:noProof/>
          <w:sz w:val="20"/>
        </w:rPr>
        <w:t>24</w:t>
      </w:r>
      <w:r w:rsidR="007B6FEB" w:rsidRPr="000F7D24">
        <w:rPr>
          <w:sz w:val="20"/>
        </w:rPr>
        <w:fldChar w:fldCharType="end"/>
      </w:r>
      <w:r w:rsidRPr="000F7D24">
        <w:rPr>
          <w:sz w:val="20"/>
        </w:rPr>
        <w:t>: Settings of Reports</w:t>
      </w:r>
      <w:bookmarkEnd w:id="47"/>
    </w:p>
    <w:p w:rsidR="000F7D24" w:rsidRDefault="001B1650" w:rsidP="000B6E05">
      <w:pPr>
        <w:pStyle w:val="Heading2"/>
      </w:pPr>
      <w:bookmarkStart w:id="48" w:name="_Toc192755408"/>
      <w:r>
        <w:t xml:space="preserve">Module: </w:t>
      </w:r>
      <w:r w:rsidR="001B0A49">
        <w:t>Reviewing quick summary</w:t>
      </w:r>
      <w:bookmarkEnd w:id="48"/>
    </w:p>
    <w:p w:rsidR="000F7D24" w:rsidRPr="000F7D24" w:rsidRDefault="000F7D24" w:rsidP="000F7D24">
      <w:pPr>
        <w:ind w:right="-14"/>
      </w:pPr>
      <w:r w:rsidRPr="000F7D24">
        <w:t xml:space="preserve">There should be button in the application home </w:t>
      </w:r>
      <w:r w:rsidR="00864D56" w:rsidRPr="000F7D24">
        <w:t>screen, which</w:t>
      </w:r>
      <w:r w:rsidRPr="000F7D24">
        <w:t xml:space="preserve"> should represent the quick summary of user transactions in some time frames. The quick summary page should display automatically generated summary from the incomes and expanses (outcomes, bills) for day, week, month and year time frames.</w:t>
      </w:r>
    </w:p>
    <w:p w:rsidR="000F7D24" w:rsidRDefault="000F7D24" w:rsidP="000F7D24">
      <w:pPr>
        <w:keepNext/>
      </w:pPr>
      <w:r>
        <w:rPr>
          <w:noProof/>
          <w:lang w:val="en-US" w:eastAsia="en-US"/>
        </w:rPr>
        <w:drawing>
          <wp:inline distT="0" distB="0" distL="0" distR="0">
            <wp:extent cx="2545200" cy="3279720"/>
            <wp:effectExtent l="2540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2545200" cy="3279720"/>
                    </a:xfrm>
                    <a:prstGeom prst="rect">
                      <a:avLst/>
                    </a:prstGeom>
                    <a:noFill/>
                    <a:ln w="9525">
                      <a:noFill/>
                      <a:miter lim="800000"/>
                      <a:headEnd/>
                      <a:tailEnd/>
                    </a:ln>
                  </pic:spPr>
                </pic:pic>
              </a:graphicData>
            </a:graphic>
          </wp:inline>
        </w:drawing>
      </w:r>
    </w:p>
    <w:p w:rsidR="000B6E05" w:rsidRPr="000F7D24" w:rsidRDefault="000F7D24" w:rsidP="000F7D24">
      <w:pPr>
        <w:pStyle w:val="Caption"/>
        <w:rPr>
          <w:sz w:val="20"/>
        </w:rPr>
      </w:pPr>
      <w:bookmarkStart w:id="49" w:name="_Toc192755445"/>
      <w:r w:rsidRPr="000F7D24">
        <w:rPr>
          <w:sz w:val="20"/>
        </w:rPr>
        <w:t xml:space="preserve">Figure </w:t>
      </w:r>
      <w:r w:rsidR="007B6FEB" w:rsidRPr="000F7D24">
        <w:rPr>
          <w:sz w:val="20"/>
        </w:rPr>
        <w:fldChar w:fldCharType="begin"/>
      </w:r>
      <w:r w:rsidRPr="000F7D24">
        <w:rPr>
          <w:sz w:val="20"/>
        </w:rPr>
        <w:instrText xml:space="preserve"> SEQ Figure \* ARABIC </w:instrText>
      </w:r>
      <w:r w:rsidR="007B6FEB" w:rsidRPr="000F7D24">
        <w:rPr>
          <w:sz w:val="20"/>
        </w:rPr>
        <w:fldChar w:fldCharType="separate"/>
      </w:r>
      <w:r w:rsidR="004402E5">
        <w:rPr>
          <w:noProof/>
          <w:sz w:val="20"/>
        </w:rPr>
        <w:t>25</w:t>
      </w:r>
      <w:r w:rsidR="007B6FEB" w:rsidRPr="000F7D24">
        <w:rPr>
          <w:sz w:val="20"/>
        </w:rPr>
        <w:fldChar w:fldCharType="end"/>
      </w:r>
      <w:r w:rsidRPr="000F7D24">
        <w:rPr>
          <w:sz w:val="20"/>
        </w:rPr>
        <w:t>: Quick Summary</w:t>
      </w:r>
      <w:bookmarkEnd w:id="49"/>
    </w:p>
    <w:p w:rsidR="00E04516" w:rsidRDefault="001B1650" w:rsidP="000B6E05">
      <w:pPr>
        <w:pStyle w:val="Heading2"/>
      </w:pPr>
      <w:bookmarkStart w:id="50" w:name="_Toc192755409"/>
      <w:r>
        <w:t xml:space="preserve">Module: </w:t>
      </w:r>
      <w:r w:rsidR="001B0A49">
        <w:t>Performing search by specified criteria</w:t>
      </w:r>
      <w:bookmarkEnd w:id="50"/>
    </w:p>
    <w:p w:rsidR="003B2E1F" w:rsidRDefault="00E04516" w:rsidP="00E04516">
      <w:r>
        <w:t>It should be possible to perform search in beans (except Category) and beans properties. It also should be possible to perform search by specified time period.</w:t>
      </w:r>
      <w:r w:rsidR="003B2E1F">
        <w:t xml:space="preserve"> </w:t>
      </w:r>
    </w:p>
    <w:p w:rsidR="003B2E1F" w:rsidRDefault="003B2E1F" w:rsidP="00E04516">
      <w:r>
        <w:t>The figure below represents the view of the settings for advanced search:</w:t>
      </w:r>
    </w:p>
    <w:p w:rsidR="00244C49" w:rsidRDefault="00244C49" w:rsidP="00244C49">
      <w:pPr>
        <w:keepNext/>
      </w:pPr>
      <w:r>
        <w:rPr>
          <w:noProof/>
          <w:lang w:val="en-US" w:eastAsia="en-US"/>
        </w:rPr>
        <w:drawing>
          <wp:inline distT="0" distB="0" distL="0" distR="0">
            <wp:extent cx="2545200" cy="2921678"/>
            <wp:effectExtent l="25400" t="0" r="0" b="0"/>
            <wp:docPr id="37" name="Picture 36" descr="Screen shot 2012-03-07 at 16.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3-07 at 16.01.54.png"/>
                    <pic:cNvPicPr/>
                  </pic:nvPicPr>
                  <pic:blipFill>
                    <a:blip r:embed="rId39"/>
                    <a:stretch>
                      <a:fillRect/>
                    </a:stretch>
                  </pic:blipFill>
                  <pic:spPr>
                    <a:xfrm>
                      <a:off x="0" y="0"/>
                      <a:ext cx="2545200" cy="2921678"/>
                    </a:xfrm>
                    <a:prstGeom prst="rect">
                      <a:avLst/>
                    </a:prstGeom>
                  </pic:spPr>
                </pic:pic>
              </a:graphicData>
            </a:graphic>
          </wp:inline>
        </w:drawing>
      </w:r>
    </w:p>
    <w:p w:rsidR="003B2E1F" w:rsidRPr="00244C49" w:rsidRDefault="00244C49" w:rsidP="00244C49">
      <w:pPr>
        <w:pStyle w:val="Caption"/>
        <w:rPr>
          <w:sz w:val="20"/>
        </w:rPr>
      </w:pPr>
      <w:r w:rsidRPr="00244C49">
        <w:rPr>
          <w:sz w:val="20"/>
        </w:rPr>
        <w:t xml:space="preserve">Figure </w:t>
      </w:r>
      <w:r w:rsidRPr="00244C49">
        <w:rPr>
          <w:sz w:val="20"/>
        </w:rPr>
        <w:fldChar w:fldCharType="begin"/>
      </w:r>
      <w:r w:rsidRPr="00244C49">
        <w:rPr>
          <w:sz w:val="20"/>
        </w:rPr>
        <w:instrText xml:space="preserve"> SEQ Figure \* ARABIC </w:instrText>
      </w:r>
      <w:r w:rsidRPr="00244C49">
        <w:rPr>
          <w:sz w:val="20"/>
        </w:rPr>
        <w:fldChar w:fldCharType="separate"/>
      </w:r>
      <w:r w:rsidR="004402E5">
        <w:rPr>
          <w:noProof/>
          <w:sz w:val="20"/>
        </w:rPr>
        <w:t>26</w:t>
      </w:r>
      <w:r w:rsidRPr="00244C49">
        <w:rPr>
          <w:sz w:val="20"/>
        </w:rPr>
        <w:fldChar w:fldCharType="end"/>
      </w:r>
      <w:r w:rsidRPr="00244C49">
        <w:rPr>
          <w:sz w:val="20"/>
        </w:rPr>
        <w:t>: Search Settings</w:t>
      </w:r>
    </w:p>
    <w:p w:rsidR="003B2E1F" w:rsidRDefault="003B2E1F" w:rsidP="003B2E1F">
      <w:r>
        <w:t>It should be possible to filter search result according to above-mentioned properties. E.g. if user unticks Income item, the search will be done only for Accounts, Outcomes and Bills items.</w:t>
      </w:r>
    </w:p>
    <w:p w:rsidR="003B2E1F" w:rsidRDefault="003B2E1F" w:rsidP="003B2E1F">
      <w:r>
        <w:t>User should be able to select period for performing search. The figure below represents basic view for selecting time frame:</w:t>
      </w:r>
    </w:p>
    <w:p w:rsidR="003B2E1F" w:rsidRDefault="003B2E1F" w:rsidP="003B2E1F">
      <w:pPr>
        <w:keepNext/>
      </w:pPr>
      <w:r>
        <w:rPr>
          <w:noProof/>
          <w:lang w:val="en-US" w:eastAsia="en-US"/>
        </w:rPr>
        <w:drawing>
          <wp:inline distT="0" distB="0" distL="0" distR="0">
            <wp:extent cx="2545200" cy="3220778"/>
            <wp:effectExtent l="25400" t="0" r="0" b="0"/>
            <wp:docPr id="23" name="Picture 22" descr="d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ion.png"/>
                    <pic:cNvPicPr/>
                  </pic:nvPicPr>
                  <pic:blipFill>
                    <a:blip r:embed="rId40"/>
                    <a:stretch>
                      <a:fillRect/>
                    </a:stretch>
                  </pic:blipFill>
                  <pic:spPr>
                    <a:xfrm>
                      <a:off x="0" y="0"/>
                      <a:ext cx="2545200" cy="3220778"/>
                    </a:xfrm>
                    <a:prstGeom prst="rect">
                      <a:avLst/>
                    </a:prstGeom>
                  </pic:spPr>
                </pic:pic>
              </a:graphicData>
            </a:graphic>
          </wp:inline>
        </w:drawing>
      </w:r>
    </w:p>
    <w:p w:rsidR="003B2E1F" w:rsidRDefault="003B2E1F" w:rsidP="003B2E1F">
      <w:pPr>
        <w:pStyle w:val="Caption"/>
        <w:rPr>
          <w:sz w:val="20"/>
        </w:rPr>
      </w:pPr>
      <w:bookmarkStart w:id="51" w:name="_Toc192755447"/>
      <w:r w:rsidRPr="003B2E1F">
        <w:rPr>
          <w:sz w:val="20"/>
        </w:rPr>
        <w:t xml:space="preserve">Figure </w:t>
      </w:r>
      <w:r w:rsidRPr="003B2E1F">
        <w:rPr>
          <w:sz w:val="20"/>
        </w:rPr>
        <w:fldChar w:fldCharType="begin"/>
      </w:r>
      <w:r w:rsidRPr="003B2E1F">
        <w:rPr>
          <w:sz w:val="20"/>
        </w:rPr>
        <w:instrText xml:space="preserve"> SEQ Figure \* ARABIC </w:instrText>
      </w:r>
      <w:r w:rsidRPr="003B2E1F">
        <w:rPr>
          <w:sz w:val="20"/>
        </w:rPr>
        <w:fldChar w:fldCharType="separate"/>
      </w:r>
      <w:r w:rsidR="004402E5">
        <w:rPr>
          <w:noProof/>
          <w:sz w:val="20"/>
        </w:rPr>
        <w:t>27</w:t>
      </w:r>
      <w:r w:rsidRPr="003B2E1F">
        <w:rPr>
          <w:sz w:val="20"/>
        </w:rPr>
        <w:fldChar w:fldCharType="end"/>
      </w:r>
      <w:r w:rsidRPr="003B2E1F">
        <w:rPr>
          <w:sz w:val="20"/>
        </w:rPr>
        <w:t>: Inserting time frame</w:t>
      </w:r>
      <w:bookmarkEnd w:id="51"/>
    </w:p>
    <w:p w:rsidR="003B2E1F" w:rsidRDefault="003B2E1F" w:rsidP="003B2E1F">
      <w:pPr>
        <w:pStyle w:val="Caption"/>
        <w:rPr>
          <w:rFonts w:cstheme="minorHAnsi"/>
          <w:i w:val="0"/>
          <w:iCs w:val="0"/>
          <w:szCs w:val="21"/>
        </w:rPr>
      </w:pPr>
      <w:r w:rsidRPr="003B2E1F">
        <w:rPr>
          <w:rFonts w:cstheme="minorHAnsi"/>
          <w:i w:val="0"/>
          <w:iCs w:val="0"/>
          <w:szCs w:val="21"/>
        </w:rPr>
        <w:t>Finally, the search results</w:t>
      </w:r>
      <w:r>
        <w:rPr>
          <w:rFonts w:cstheme="minorHAnsi"/>
          <w:i w:val="0"/>
          <w:iCs w:val="0"/>
          <w:szCs w:val="21"/>
        </w:rPr>
        <w:t xml:space="preserve"> should be available in a list</w:t>
      </w:r>
      <w:r w:rsidRPr="003B2E1F">
        <w:rPr>
          <w:rFonts w:cstheme="minorHAnsi"/>
          <w:i w:val="0"/>
          <w:iCs w:val="0"/>
          <w:szCs w:val="21"/>
        </w:rPr>
        <w:t>, as illustrated in the figure below:</w:t>
      </w:r>
    </w:p>
    <w:p w:rsidR="00910DBE" w:rsidRDefault="00910DBE" w:rsidP="00910DBE">
      <w:pPr>
        <w:pStyle w:val="Caption"/>
        <w:keepNext/>
      </w:pPr>
      <w:r>
        <w:rPr>
          <w:noProof/>
          <w:lang w:val="en-US" w:eastAsia="en-US"/>
        </w:rPr>
        <w:drawing>
          <wp:inline distT="0" distB="0" distL="0" distR="0">
            <wp:extent cx="2545200" cy="3310355"/>
            <wp:effectExtent l="25400" t="0" r="0" b="0"/>
            <wp:docPr id="30" name="Picture 29" descr="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s.png"/>
                    <pic:cNvPicPr/>
                  </pic:nvPicPr>
                  <pic:blipFill>
                    <a:blip r:embed="rId41"/>
                    <a:stretch>
                      <a:fillRect/>
                    </a:stretch>
                  </pic:blipFill>
                  <pic:spPr>
                    <a:xfrm>
                      <a:off x="0" y="0"/>
                      <a:ext cx="2545200" cy="3310355"/>
                    </a:xfrm>
                    <a:prstGeom prst="rect">
                      <a:avLst/>
                    </a:prstGeom>
                  </pic:spPr>
                </pic:pic>
              </a:graphicData>
            </a:graphic>
          </wp:inline>
        </w:drawing>
      </w:r>
    </w:p>
    <w:p w:rsidR="003B2E1F" w:rsidRPr="00910DBE" w:rsidRDefault="00910DBE" w:rsidP="00910DBE">
      <w:pPr>
        <w:pStyle w:val="Caption"/>
        <w:rPr>
          <w:sz w:val="20"/>
        </w:rPr>
      </w:pPr>
      <w:bookmarkStart w:id="52" w:name="_Ref192754694"/>
      <w:bookmarkStart w:id="53" w:name="_Toc192755448"/>
      <w:r w:rsidRPr="00910DBE">
        <w:rPr>
          <w:sz w:val="20"/>
        </w:rPr>
        <w:t xml:space="preserve">Figure </w:t>
      </w:r>
      <w:r w:rsidRPr="00910DBE">
        <w:rPr>
          <w:sz w:val="20"/>
        </w:rPr>
        <w:fldChar w:fldCharType="begin"/>
      </w:r>
      <w:r w:rsidRPr="00910DBE">
        <w:rPr>
          <w:sz w:val="20"/>
        </w:rPr>
        <w:instrText xml:space="preserve"> SEQ Figure \* ARABIC </w:instrText>
      </w:r>
      <w:r w:rsidRPr="00910DBE">
        <w:rPr>
          <w:sz w:val="20"/>
        </w:rPr>
        <w:fldChar w:fldCharType="separate"/>
      </w:r>
      <w:r w:rsidR="004402E5">
        <w:rPr>
          <w:noProof/>
          <w:sz w:val="20"/>
        </w:rPr>
        <w:t>28</w:t>
      </w:r>
      <w:r w:rsidRPr="00910DBE">
        <w:rPr>
          <w:sz w:val="20"/>
        </w:rPr>
        <w:fldChar w:fldCharType="end"/>
      </w:r>
      <w:r w:rsidRPr="00910DBE">
        <w:rPr>
          <w:sz w:val="20"/>
        </w:rPr>
        <w:t>: Search Results</w:t>
      </w:r>
      <w:bookmarkEnd w:id="52"/>
      <w:bookmarkEnd w:id="53"/>
    </w:p>
    <w:p w:rsidR="00000689" w:rsidRPr="00E04516" w:rsidRDefault="003B2E1F" w:rsidP="00910DBE">
      <w:pPr>
        <w:numPr>
          <w:ins w:id="54" w:author="Unknown"/>
        </w:numPr>
      </w:pPr>
      <w:r>
        <w:t xml:space="preserve">Each item should have the same look&amp;feel as in separate list. E.g. </w:t>
      </w:r>
      <w:r w:rsidR="00910DBE">
        <w:t xml:space="preserve">in the figure </w:t>
      </w:r>
      <w:r w:rsidR="00910DBE">
        <w:fldChar w:fldCharType="begin"/>
      </w:r>
      <w:r w:rsidR="00910DBE">
        <w:instrText xml:space="preserve"> REF _Ref192754694 \p \h </w:instrText>
      </w:r>
      <w:r w:rsidR="00910DBE">
        <w:fldChar w:fldCharType="separate"/>
      </w:r>
      <w:r w:rsidR="004402E5">
        <w:t>above</w:t>
      </w:r>
      <w:r w:rsidR="00910DBE">
        <w:fldChar w:fldCharType="end"/>
      </w:r>
      <w:r w:rsidR="00910DBE">
        <w:t xml:space="preserve"> is represented the search result by “5” keyword and there are 1 income, 1 outcome, 1 bill and 1 account. Each of the items has the same view as in the list of those items.</w:t>
      </w:r>
    </w:p>
    <w:p w:rsidR="000B6E05" w:rsidRDefault="001B1650" w:rsidP="000B6E05">
      <w:pPr>
        <w:pStyle w:val="Heading2"/>
      </w:pPr>
      <w:bookmarkStart w:id="55" w:name="_Toc192755410"/>
      <w:r>
        <w:t xml:space="preserve">Module: </w:t>
      </w:r>
      <w:r w:rsidR="000B6E05">
        <w:t>Changing the app settings</w:t>
      </w:r>
      <w:bookmarkEnd w:id="55"/>
    </w:p>
    <w:p w:rsidR="000A68F6" w:rsidRDefault="0016228C">
      <w:pPr>
        <w:numPr>
          <w:ins w:id="56" w:author="Gohar  Hovhannisyan" w:date="2012-02-28T11:14:00Z"/>
        </w:numPr>
      </w:pPr>
      <w:r>
        <w:t>Once user enters the app, he/she should be able to define his own settings and/or change them. User can have both functional and interface specific settings.</w:t>
      </w:r>
      <w:r w:rsidR="00302667">
        <w:t xml:space="preserve"> The chosen settings </w:t>
      </w:r>
      <w:r w:rsidR="008477D5">
        <w:t xml:space="preserve">shall be saved in a </w:t>
      </w:r>
      <w:r w:rsidR="00FA2902">
        <w:t>database.</w:t>
      </w:r>
    </w:p>
    <w:p w:rsidR="000A68F6" w:rsidRDefault="000A68F6">
      <w:r>
        <w:t>The following figure illustrates the basic view of settings page:</w:t>
      </w:r>
    </w:p>
    <w:p w:rsidR="00FE6C3C" w:rsidRDefault="00FE6C3C" w:rsidP="00FE6C3C">
      <w:pPr>
        <w:keepNext/>
      </w:pPr>
      <w:r>
        <w:rPr>
          <w:noProof/>
          <w:lang w:val="en-US" w:eastAsia="en-US"/>
        </w:rPr>
        <w:drawing>
          <wp:inline distT="0" distB="0" distL="0" distR="0">
            <wp:extent cx="2545200" cy="3723634"/>
            <wp:effectExtent l="25400" t="0" r="0" b="0"/>
            <wp:docPr id="27" name="Picture 26" descr="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42"/>
                    <a:stretch>
                      <a:fillRect/>
                    </a:stretch>
                  </pic:blipFill>
                  <pic:spPr>
                    <a:xfrm>
                      <a:off x="0" y="0"/>
                      <a:ext cx="2545200" cy="3723634"/>
                    </a:xfrm>
                    <a:prstGeom prst="rect">
                      <a:avLst/>
                    </a:prstGeom>
                  </pic:spPr>
                </pic:pic>
              </a:graphicData>
            </a:graphic>
          </wp:inline>
        </w:drawing>
      </w:r>
    </w:p>
    <w:p w:rsidR="000A68F6" w:rsidRPr="00FE6C3C" w:rsidRDefault="00FE6C3C" w:rsidP="00FE6C3C">
      <w:pPr>
        <w:pStyle w:val="Caption"/>
        <w:rPr>
          <w:sz w:val="20"/>
        </w:rPr>
      </w:pPr>
      <w:bookmarkStart w:id="57" w:name="_Toc192755449"/>
      <w:r w:rsidRPr="00FE6C3C">
        <w:rPr>
          <w:sz w:val="20"/>
        </w:rPr>
        <w:t xml:space="preserve">Figure </w:t>
      </w:r>
      <w:r w:rsidR="007B6FEB" w:rsidRPr="00FE6C3C">
        <w:rPr>
          <w:sz w:val="20"/>
        </w:rPr>
        <w:fldChar w:fldCharType="begin"/>
      </w:r>
      <w:r w:rsidRPr="00FE6C3C">
        <w:rPr>
          <w:sz w:val="20"/>
        </w:rPr>
        <w:instrText xml:space="preserve"> SEQ Figure \* ARABIC </w:instrText>
      </w:r>
      <w:r w:rsidR="007B6FEB" w:rsidRPr="00FE6C3C">
        <w:rPr>
          <w:sz w:val="20"/>
        </w:rPr>
        <w:fldChar w:fldCharType="separate"/>
      </w:r>
      <w:r w:rsidR="004402E5">
        <w:rPr>
          <w:noProof/>
          <w:sz w:val="20"/>
        </w:rPr>
        <w:t>29</w:t>
      </w:r>
      <w:r w:rsidR="007B6FEB" w:rsidRPr="00FE6C3C">
        <w:rPr>
          <w:sz w:val="20"/>
        </w:rPr>
        <w:fldChar w:fldCharType="end"/>
      </w:r>
      <w:r w:rsidRPr="00FE6C3C">
        <w:rPr>
          <w:sz w:val="20"/>
        </w:rPr>
        <w:t>: Settings</w:t>
      </w:r>
      <w:bookmarkEnd w:id="57"/>
    </w:p>
    <w:p w:rsidR="000A68F6" w:rsidRDefault="000A68F6" w:rsidP="000A68F6">
      <w:pPr>
        <w:ind w:right="-14"/>
      </w:pPr>
      <w:r w:rsidRPr="000A68F6">
        <w:t xml:space="preserve">User shall </w:t>
      </w:r>
      <w:r>
        <w:t>be able to define the following settings:</w:t>
      </w:r>
    </w:p>
    <w:p w:rsidR="000A68F6" w:rsidRDefault="000A68F6" w:rsidP="000A68F6">
      <w:pPr>
        <w:pStyle w:val="ListParagraph"/>
        <w:numPr>
          <w:ilvl w:val="0"/>
          <w:numId w:val="33"/>
        </w:numPr>
        <w:ind w:right="-14"/>
      </w:pPr>
      <w:r>
        <w:t>Start screen for the app</w:t>
      </w:r>
    </w:p>
    <w:p w:rsidR="000A68F6" w:rsidRDefault="000A68F6" w:rsidP="000A68F6">
      <w:pPr>
        <w:pStyle w:val="ListParagraph"/>
        <w:numPr>
          <w:ilvl w:val="0"/>
          <w:numId w:val="33"/>
        </w:numPr>
        <w:ind w:right="-14"/>
      </w:pPr>
      <w:r>
        <w:t>The main colour for the app</w:t>
      </w:r>
    </w:p>
    <w:p w:rsidR="000A68F6" w:rsidRDefault="000A68F6" w:rsidP="000A68F6">
      <w:pPr>
        <w:pStyle w:val="ListParagraph"/>
        <w:numPr>
          <w:ilvl w:val="0"/>
          <w:numId w:val="33"/>
        </w:numPr>
        <w:ind w:right="-14"/>
      </w:pPr>
      <w:r>
        <w:t>Month start date</w:t>
      </w:r>
    </w:p>
    <w:p w:rsidR="000A68F6" w:rsidRDefault="000A68F6" w:rsidP="000A68F6">
      <w:pPr>
        <w:pStyle w:val="ListParagraph"/>
        <w:numPr>
          <w:ilvl w:val="0"/>
          <w:numId w:val="33"/>
        </w:numPr>
        <w:ind w:right="-14"/>
      </w:pPr>
      <w:r>
        <w:t>Currency for the transactions</w:t>
      </w:r>
    </w:p>
    <w:p w:rsidR="000A68F6" w:rsidRDefault="000A68F6" w:rsidP="000A68F6">
      <w:pPr>
        <w:pStyle w:val="ListParagraph"/>
        <w:numPr>
          <w:ilvl w:val="0"/>
          <w:numId w:val="33"/>
        </w:numPr>
        <w:ind w:right="-14"/>
      </w:pPr>
      <w:r>
        <w:t>How long save the added data (incomes, outcomes, bills, accounts)</w:t>
      </w:r>
    </w:p>
    <w:p w:rsidR="00A55ED2" w:rsidRDefault="000A68F6" w:rsidP="000A68F6">
      <w:pPr>
        <w:pStyle w:val="ListParagraph"/>
        <w:numPr>
          <w:ilvl w:val="0"/>
          <w:numId w:val="33"/>
        </w:numPr>
        <w:ind w:right="-14"/>
      </w:pPr>
      <w:r>
        <w:t>Backup</w:t>
      </w:r>
      <w:r w:rsidR="00A55ED2">
        <w:t>/Restore the user specific info in/from iCloud</w:t>
      </w:r>
    </w:p>
    <w:p w:rsidR="000A68F6" w:rsidRDefault="00A55ED2" w:rsidP="000A68F6">
      <w:pPr>
        <w:pStyle w:val="ListParagraph"/>
        <w:numPr>
          <w:ilvl w:val="0"/>
          <w:numId w:val="33"/>
        </w:numPr>
        <w:ind w:right="-14"/>
      </w:pPr>
      <w:r>
        <w:t>Fully reset the app by removing the user and associated info</w:t>
      </w:r>
    </w:p>
    <w:p w:rsidR="000A68F6" w:rsidRPr="000A68F6" w:rsidRDefault="000A68F6" w:rsidP="000A68F6">
      <w:pPr>
        <w:ind w:right="-14"/>
      </w:pPr>
    </w:p>
    <w:p w:rsidR="00C736DC" w:rsidRDefault="001B1650" w:rsidP="000B6E05">
      <w:pPr>
        <w:pStyle w:val="Heading2"/>
      </w:pPr>
      <w:bookmarkStart w:id="58" w:name="_Toc192755411"/>
      <w:r>
        <w:t>Module:</w:t>
      </w:r>
      <w:r w:rsidR="000B6E05">
        <w:t xml:space="preserve">  Writing review in AppStore</w:t>
      </w:r>
      <w:bookmarkEnd w:id="58"/>
    </w:p>
    <w:p w:rsidR="00834137" w:rsidRDefault="00C736DC" w:rsidP="00C736DC">
      <w:pPr>
        <w:ind w:right="-14"/>
      </w:pPr>
      <w:r>
        <w:t>There shall be button on home page for redirecting to the application</w:t>
      </w:r>
      <w:r w:rsidR="00D32155">
        <w:t xml:space="preserve"> </w:t>
      </w:r>
      <w:r w:rsidR="00834137">
        <w:t xml:space="preserve">info </w:t>
      </w:r>
      <w:r w:rsidR="00D32155">
        <w:t>page in appStore, that user</w:t>
      </w:r>
      <w:r>
        <w:t xml:space="preserve"> can rate the app and write a review.</w:t>
      </w:r>
      <w:r w:rsidR="00834137">
        <w:t xml:space="preserve"> The following page shall be opened for writing review for app:</w:t>
      </w:r>
    </w:p>
    <w:p w:rsidR="00313F7D" w:rsidRDefault="00313F7D" w:rsidP="00313F7D">
      <w:pPr>
        <w:keepNext/>
        <w:ind w:right="-14"/>
      </w:pPr>
      <w:r>
        <w:rPr>
          <w:noProof/>
          <w:lang w:val="en-US" w:eastAsia="en-US"/>
        </w:rPr>
        <w:drawing>
          <wp:inline distT="0" distB="0" distL="0" distR="0">
            <wp:extent cx="2545200" cy="2762610"/>
            <wp:effectExtent l="25400" t="0" r="0" b="0"/>
            <wp:docPr id="20" name="Picture 19" descr="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png"/>
                    <pic:cNvPicPr/>
                  </pic:nvPicPr>
                  <pic:blipFill>
                    <a:blip r:embed="rId43"/>
                    <a:stretch>
                      <a:fillRect/>
                    </a:stretch>
                  </pic:blipFill>
                  <pic:spPr>
                    <a:xfrm>
                      <a:off x="0" y="0"/>
                      <a:ext cx="2545200" cy="2762610"/>
                    </a:xfrm>
                    <a:prstGeom prst="rect">
                      <a:avLst/>
                    </a:prstGeom>
                  </pic:spPr>
                </pic:pic>
              </a:graphicData>
            </a:graphic>
          </wp:inline>
        </w:drawing>
      </w:r>
    </w:p>
    <w:p w:rsidR="00313F7D" w:rsidRPr="00313F7D" w:rsidRDefault="00313F7D" w:rsidP="00313F7D">
      <w:pPr>
        <w:pStyle w:val="Caption"/>
        <w:rPr>
          <w:sz w:val="20"/>
        </w:rPr>
      </w:pPr>
      <w:bookmarkStart w:id="59" w:name="_Toc192755450"/>
      <w:r w:rsidRPr="00313F7D">
        <w:rPr>
          <w:sz w:val="20"/>
        </w:rPr>
        <w:t xml:space="preserve">Figure </w:t>
      </w:r>
      <w:r w:rsidR="007B6FEB" w:rsidRPr="00313F7D">
        <w:rPr>
          <w:sz w:val="20"/>
        </w:rPr>
        <w:fldChar w:fldCharType="begin"/>
      </w:r>
      <w:r w:rsidRPr="00313F7D">
        <w:rPr>
          <w:sz w:val="20"/>
        </w:rPr>
        <w:instrText xml:space="preserve"> SEQ Figure \* ARABIC </w:instrText>
      </w:r>
      <w:r w:rsidR="007B6FEB" w:rsidRPr="00313F7D">
        <w:rPr>
          <w:sz w:val="20"/>
        </w:rPr>
        <w:fldChar w:fldCharType="separate"/>
      </w:r>
      <w:r w:rsidR="004402E5">
        <w:rPr>
          <w:noProof/>
          <w:sz w:val="20"/>
        </w:rPr>
        <w:t>30</w:t>
      </w:r>
      <w:r w:rsidR="007B6FEB" w:rsidRPr="00313F7D">
        <w:rPr>
          <w:sz w:val="20"/>
        </w:rPr>
        <w:fldChar w:fldCharType="end"/>
      </w:r>
      <w:r w:rsidRPr="00313F7D">
        <w:rPr>
          <w:sz w:val="20"/>
        </w:rPr>
        <w:t>: Writing Review</w:t>
      </w:r>
      <w:bookmarkEnd w:id="59"/>
    </w:p>
    <w:p w:rsidR="000F7D24" w:rsidRDefault="001B1650" w:rsidP="000B6E05">
      <w:pPr>
        <w:pStyle w:val="Heading2"/>
      </w:pPr>
      <w:bookmarkStart w:id="60" w:name="_Toc192755412"/>
      <w:r>
        <w:t xml:space="preserve">Module: </w:t>
      </w:r>
      <w:r w:rsidR="000B6E05">
        <w:t>Writing feedback</w:t>
      </w:r>
      <w:bookmarkEnd w:id="60"/>
    </w:p>
    <w:p w:rsidR="000B6E05" w:rsidRPr="000F7D24" w:rsidRDefault="000F7D24" w:rsidP="00400431">
      <w:pPr>
        <w:ind w:right="-14"/>
      </w:pPr>
      <w:r w:rsidRPr="000F7D24">
        <w:t xml:space="preserve">In the home page should be </w:t>
      </w:r>
      <w:r w:rsidR="00244C49" w:rsidRPr="000F7D24">
        <w:t>button, which</w:t>
      </w:r>
      <w:r w:rsidRPr="000F7D24">
        <w:t xml:space="preserve"> should allow user to write mail from registered mail to the development </w:t>
      </w:r>
      <w:r w:rsidR="00346A73" w:rsidRPr="000F7D24">
        <w:t>team</w:t>
      </w:r>
      <w:r w:rsidRPr="000F7D24">
        <w:t>. Taping on that button application should redirect user to the standard mail page.</w:t>
      </w:r>
      <w:r w:rsidR="00B61EC5">
        <w:t xml:space="preserve">  </w:t>
      </w:r>
    </w:p>
    <w:p w:rsidR="000B6E05" w:rsidRDefault="001B1650" w:rsidP="000B6E05">
      <w:pPr>
        <w:pStyle w:val="Heading2"/>
      </w:pPr>
      <w:bookmarkStart w:id="61" w:name="_Toc192755413"/>
      <w:r>
        <w:t xml:space="preserve">Module: </w:t>
      </w:r>
      <w:r w:rsidR="000B6E05">
        <w:t>Watching contact information</w:t>
      </w:r>
      <w:bookmarkEnd w:id="61"/>
    </w:p>
    <w:p w:rsidR="005174B9" w:rsidRDefault="005174B9" w:rsidP="000B6E05">
      <w:r>
        <w:t>The contact information shall be available for the project, bringing up the company info such as address, tel. number, fax and email.</w:t>
      </w:r>
    </w:p>
    <w:p w:rsidR="005174B9" w:rsidRDefault="005174B9" w:rsidP="000B6E05">
      <w:r>
        <w:t>The following figure illustrates the contact information page:</w:t>
      </w:r>
    </w:p>
    <w:p w:rsidR="005174B9" w:rsidRDefault="005174B9" w:rsidP="005174B9">
      <w:pPr>
        <w:keepNext/>
      </w:pPr>
      <w:r>
        <w:rPr>
          <w:noProof/>
          <w:lang w:val="en-US" w:eastAsia="en-US"/>
        </w:rPr>
        <w:drawing>
          <wp:inline distT="0" distB="0" distL="0" distR="0">
            <wp:extent cx="2545200" cy="2938082"/>
            <wp:effectExtent l="25400" t="0" r="0" b="0"/>
            <wp:docPr id="21" name="Picture 20" descr="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png"/>
                    <pic:cNvPicPr/>
                  </pic:nvPicPr>
                  <pic:blipFill>
                    <a:blip r:embed="rId44"/>
                    <a:stretch>
                      <a:fillRect/>
                    </a:stretch>
                  </pic:blipFill>
                  <pic:spPr>
                    <a:xfrm>
                      <a:off x="0" y="0"/>
                      <a:ext cx="2545200" cy="2938082"/>
                    </a:xfrm>
                    <a:prstGeom prst="rect">
                      <a:avLst/>
                    </a:prstGeom>
                  </pic:spPr>
                </pic:pic>
              </a:graphicData>
            </a:graphic>
          </wp:inline>
        </w:drawing>
      </w:r>
    </w:p>
    <w:p w:rsidR="006F318A" w:rsidRPr="008456F1" w:rsidRDefault="005174B9" w:rsidP="008456F1">
      <w:pPr>
        <w:pStyle w:val="Caption"/>
        <w:rPr>
          <w:sz w:val="20"/>
        </w:rPr>
      </w:pPr>
      <w:bookmarkStart w:id="62" w:name="_Toc192755451"/>
      <w:r w:rsidRPr="005174B9">
        <w:rPr>
          <w:sz w:val="20"/>
        </w:rPr>
        <w:t xml:space="preserve">Figure </w:t>
      </w:r>
      <w:r w:rsidR="007B6FEB" w:rsidRPr="005174B9">
        <w:rPr>
          <w:sz w:val="20"/>
        </w:rPr>
        <w:fldChar w:fldCharType="begin"/>
      </w:r>
      <w:r w:rsidRPr="005174B9">
        <w:rPr>
          <w:sz w:val="20"/>
        </w:rPr>
        <w:instrText xml:space="preserve"> SEQ Figure \* ARABIC </w:instrText>
      </w:r>
      <w:r w:rsidR="007B6FEB" w:rsidRPr="005174B9">
        <w:rPr>
          <w:sz w:val="20"/>
        </w:rPr>
        <w:fldChar w:fldCharType="separate"/>
      </w:r>
      <w:r w:rsidR="004402E5">
        <w:rPr>
          <w:noProof/>
          <w:sz w:val="20"/>
        </w:rPr>
        <w:t>31</w:t>
      </w:r>
      <w:r w:rsidR="007B6FEB" w:rsidRPr="005174B9">
        <w:rPr>
          <w:sz w:val="20"/>
        </w:rPr>
        <w:fldChar w:fldCharType="end"/>
      </w:r>
      <w:r w:rsidRPr="005174B9">
        <w:rPr>
          <w:sz w:val="20"/>
        </w:rPr>
        <w:t>: Contac</w:t>
      </w:r>
      <w:r w:rsidR="00D2034E">
        <w:rPr>
          <w:sz w:val="20"/>
        </w:rPr>
        <w:t>t us</w:t>
      </w:r>
      <w:bookmarkEnd w:id="62"/>
    </w:p>
    <w:p w:rsidR="002C7ED7" w:rsidRDefault="006F318A" w:rsidP="006F318A">
      <w:pPr>
        <w:pStyle w:val="Heading1"/>
      </w:pPr>
      <w:bookmarkStart w:id="63" w:name="_Toc192755414"/>
      <w:r>
        <w:t>Operational Features</w:t>
      </w:r>
      <w:bookmarkEnd w:id="63"/>
    </w:p>
    <w:p w:rsidR="002C7ED7" w:rsidRDefault="002C7ED7" w:rsidP="002C7ED7">
      <w:r>
        <w:t>The following non-functional requirements shall be supported:</w:t>
      </w:r>
    </w:p>
    <w:p w:rsidR="002C7ED7" w:rsidRDefault="002C7ED7" w:rsidP="002C7ED7">
      <w:pPr>
        <w:pStyle w:val="ListParagraph"/>
        <w:numPr>
          <w:ilvl w:val="0"/>
          <w:numId w:val="24"/>
        </w:numPr>
      </w:pPr>
      <w:r>
        <w:t>There shall be help and “how to use app” information</w:t>
      </w:r>
    </w:p>
    <w:p w:rsidR="002C7ED7" w:rsidRDefault="002C7ED7" w:rsidP="002C7ED7">
      <w:pPr>
        <w:pStyle w:val="ListParagraph"/>
      </w:pPr>
    </w:p>
    <w:p w:rsidR="002C7ED7" w:rsidRDefault="002C7ED7" w:rsidP="002C7ED7">
      <w:pPr>
        <w:pStyle w:val="ListParagraph"/>
        <w:numPr>
          <w:ilvl w:val="0"/>
          <w:numId w:val="24"/>
        </w:numPr>
      </w:pPr>
      <w:r w:rsidRPr="002C7ED7">
        <w:t>No installation shall be necessary on end user side</w:t>
      </w:r>
    </w:p>
    <w:p w:rsidR="002C7ED7" w:rsidRDefault="002C7ED7" w:rsidP="002C7ED7">
      <w:pPr>
        <w:pStyle w:val="ListParagraph"/>
      </w:pPr>
    </w:p>
    <w:p w:rsidR="001009E4" w:rsidRDefault="002C7ED7" w:rsidP="001009E4">
      <w:pPr>
        <w:pStyle w:val="ListParagraph"/>
        <w:numPr>
          <w:ilvl w:val="0"/>
          <w:numId w:val="24"/>
        </w:numPr>
      </w:pPr>
      <w:r>
        <w:t>The development shall be done using XCode tool and the implementation shall be analyzed via “Static Analyzer Tool”.</w:t>
      </w:r>
    </w:p>
    <w:p w:rsidR="002C7ED7" w:rsidRDefault="002C7ED7" w:rsidP="001009E4">
      <w:pPr>
        <w:pStyle w:val="ListParagraph"/>
      </w:pPr>
    </w:p>
    <w:p w:rsidR="002431F3" w:rsidRPr="002C7ED7" w:rsidRDefault="00196352" w:rsidP="002C7ED7">
      <w:pPr>
        <w:pStyle w:val="ListParagraph"/>
        <w:numPr>
          <w:ilvl w:val="0"/>
          <w:numId w:val="24"/>
        </w:numPr>
      </w:pPr>
      <w:r>
        <w:t xml:space="preserve">An easy understandable error messages shall be displayed </w:t>
      </w:r>
      <w:r w:rsidR="00F10837">
        <w:t>to help the user to understand what is wrong and how to correct it.</w:t>
      </w:r>
    </w:p>
    <w:p w:rsidR="0085059E" w:rsidRDefault="002431F3" w:rsidP="002431F3">
      <w:pPr>
        <w:pStyle w:val="Heading2"/>
      </w:pPr>
      <w:bookmarkStart w:id="64" w:name="_Toc192755415"/>
      <w:r>
        <w:t>Performance</w:t>
      </w:r>
      <w:bookmarkEnd w:id="64"/>
    </w:p>
    <w:p w:rsidR="0085059E" w:rsidRDefault="0085059E" w:rsidP="0085059E">
      <w:r>
        <w:t xml:space="preserve">All the pages shall be loaded as fast as possible. </w:t>
      </w:r>
      <w:r w:rsidR="005F680D">
        <w:t xml:space="preserve"> The response time, utilization and throughput time shall be as little as possible.</w:t>
      </w:r>
    </w:p>
    <w:p w:rsidR="0085059E" w:rsidRDefault="0085059E" w:rsidP="0085059E">
      <w:r>
        <w:t>The implementation shall be done as effective as possible.</w:t>
      </w:r>
    </w:p>
    <w:p w:rsidR="002C7ED7" w:rsidRPr="0085059E" w:rsidRDefault="0085059E" w:rsidP="0085059E">
      <w:r>
        <w:t>The app shall use as little memory as possible.</w:t>
      </w:r>
    </w:p>
    <w:p w:rsidR="002431F3" w:rsidRPr="002C7ED7" w:rsidRDefault="002431F3" w:rsidP="002C7ED7"/>
    <w:p w:rsidR="0085059E" w:rsidRDefault="002431F3" w:rsidP="002431F3">
      <w:pPr>
        <w:pStyle w:val="Heading2"/>
      </w:pPr>
      <w:bookmarkStart w:id="65" w:name="_Toc192755416"/>
      <w:r>
        <w:t>Implementation/Deployment</w:t>
      </w:r>
      <w:bookmarkEnd w:id="65"/>
    </w:p>
    <w:p w:rsidR="0085059E" w:rsidRDefault="0085059E" w:rsidP="0085059E">
      <w:r>
        <w:t>The implementation will require the following environments:</w:t>
      </w:r>
    </w:p>
    <w:p w:rsidR="00DA6AEE" w:rsidRDefault="00DA6AEE" w:rsidP="0085059E">
      <w:pPr>
        <w:pStyle w:val="ListParagraph"/>
        <w:numPr>
          <w:ilvl w:val="0"/>
          <w:numId w:val="25"/>
        </w:numPr>
      </w:pPr>
      <w:r>
        <w:t>The implementation shall be done in Objective C</w:t>
      </w:r>
    </w:p>
    <w:p w:rsidR="0085059E" w:rsidRDefault="0085059E" w:rsidP="0085059E">
      <w:pPr>
        <w:pStyle w:val="ListParagraph"/>
        <w:numPr>
          <w:ilvl w:val="0"/>
          <w:numId w:val="25"/>
        </w:numPr>
      </w:pPr>
      <w:r>
        <w:t>Xcode</w:t>
      </w:r>
    </w:p>
    <w:p w:rsidR="002431F3" w:rsidRPr="0085059E" w:rsidRDefault="0085059E" w:rsidP="00D8112F">
      <w:pPr>
        <w:pStyle w:val="ListParagraph"/>
        <w:numPr>
          <w:ilvl w:val="0"/>
          <w:numId w:val="25"/>
        </w:numPr>
      </w:pPr>
      <w:r>
        <w:t>Testing environment</w:t>
      </w:r>
    </w:p>
    <w:p w:rsidR="00FF7CB4" w:rsidRDefault="006F318A" w:rsidP="006F318A">
      <w:pPr>
        <w:pStyle w:val="Heading1"/>
      </w:pPr>
      <w:bookmarkStart w:id="66" w:name="_Toc192755417"/>
      <w:r>
        <w:t>Business Impacts</w:t>
      </w:r>
      <w:bookmarkEnd w:id="66"/>
    </w:p>
    <w:p w:rsidR="00734BCB" w:rsidRDefault="00FF7CB4" w:rsidP="00FF7CB4">
      <w:pPr>
        <w:pStyle w:val="Heading1"/>
      </w:pPr>
      <w:bookmarkStart w:id="67" w:name="_Toc192755418"/>
      <w:r>
        <w:t>Assumptions and Dependencies</w:t>
      </w:r>
      <w:bookmarkEnd w:id="67"/>
    </w:p>
    <w:p w:rsidR="00734BCB" w:rsidRDefault="00734BCB" w:rsidP="00734BCB">
      <w:pPr>
        <w:pStyle w:val="ListParagraph"/>
        <w:numPr>
          <w:ilvl w:val="0"/>
          <w:numId w:val="28"/>
        </w:numPr>
      </w:pPr>
      <w:r>
        <w:t>All the development workstations shall have the following tools installed:</w:t>
      </w:r>
    </w:p>
    <w:p w:rsidR="00C83795" w:rsidRDefault="00C83795" w:rsidP="00734BCB">
      <w:pPr>
        <w:pStyle w:val="ListParagraph"/>
        <w:numPr>
          <w:ilvl w:val="1"/>
          <w:numId w:val="28"/>
        </w:numPr>
      </w:pPr>
      <w:r>
        <w:t>Mac osX</w:t>
      </w:r>
    </w:p>
    <w:p w:rsidR="00734BCB" w:rsidRDefault="00734BCB" w:rsidP="00734BCB">
      <w:pPr>
        <w:pStyle w:val="ListParagraph"/>
        <w:numPr>
          <w:ilvl w:val="1"/>
          <w:numId w:val="28"/>
        </w:numPr>
      </w:pPr>
      <w:r>
        <w:t>Xcode</w:t>
      </w:r>
    </w:p>
    <w:p w:rsidR="00FF7CB4" w:rsidRPr="00734BCB" w:rsidRDefault="00734BCB" w:rsidP="00C83795">
      <w:pPr>
        <w:pStyle w:val="ListParagraph"/>
        <w:numPr>
          <w:ilvl w:val="1"/>
          <w:numId w:val="28"/>
        </w:numPr>
      </w:pPr>
      <w:r>
        <w:t>Any client of SVN</w:t>
      </w:r>
    </w:p>
    <w:p w:rsidR="005F680D" w:rsidRDefault="00FF7CB4" w:rsidP="00FF7CB4">
      <w:pPr>
        <w:pStyle w:val="Heading1"/>
      </w:pPr>
      <w:bookmarkStart w:id="68" w:name="_Toc192755419"/>
      <w:r>
        <w:t>Software Quality Attributes</w:t>
      </w:r>
      <w:bookmarkEnd w:id="68"/>
      <w:r>
        <w:t xml:space="preserve"> </w:t>
      </w:r>
    </w:p>
    <w:p w:rsidR="005F680D" w:rsidRPr="005F680D" w:rsidRDefault="005F680D" w:rsidP="005F680D">
      <w:r>
        <w:t>The following attributes shall be taken into account when the app is tested:</w:t>
      </w:r>
    </w:p>
    <w:p w:rsidR="00B0259D" w:rsidRDefault="005F680D" w:rsidP="005F680D">
      <w:pPr>
        <w:pStyle w:val="ListParagraph"/>
        <w:numPr>
          <w:ilvl w:val="0"/>
          <w:numId w:val="26"/>
        </w:numPr>
      </w:pPr>
      <w:r w:rsidRPr="005F680D">
        <w:rPr>
          <w:b/>
        </w:rPr>
        <w:t>Functionality</w:t>
      </w:r>
      <w:r w:rsidRPr="005F680D">
        <w:t>: are the required functions available, including interoperability and security</w:t>
      </w:r>
    </w:p>
    <w:p w:rsidR="00B0259D" w:rsidRPr="00B0259D" w:rsidRDefault="00B0259D" w:rsidP="00B0259D">
      <w:pPr>
        <w:pStyle w:val="ListParagraph"/>
        <w:numPr>
          <w:ilvl w:val="1"/>
          <w:numId w:val="26"/>
        </w:numPr>
      </w:pPr>
      <w:r w:rsidRPr="00B0259D">
        <w:t>Completeness</w:t>
      </w:r>
    </w:p>
    <w:p w:rsidR="00B0259D" w:rsidRPr="00B0259D" w:rsidRDefault="00B0259D" w:rsidP="00B0259D">
      <w:pPr>
        <w:pStyle w:val="ListParagraph"/>
        <w:numPr>
          <w:ilvl w:val="1"/>
          <w:numId w:val="26"/>
        </w:numPr>
      </w:pPr>
      <w:r w:rsidRPr="00B0259D">
        <w:t>Correctness</w:t>
      </w:r>
    </w:p>
    <w:p w:rsidR="00B0259D" w:rsidRPr="00B0259D" w:rsidRDefault="00B0259D" w:rsidP="00B0259D">
      <w:pPr>
        <w:pStyle w:val="ListParagraph"/>
        <w:numPr>
          <w:ilvl w:val="1"/>
          <w:numId w:val="26"/>
        </w:numPr>
      </w:pPr>
      <w:r w:rsidRPr="00B0259D">
        <w:t>Security</w:t>
      </w:r>
    </w:p>
    <w:p w:rsidR="00B0259D" w:rsidRPr="00B0259D" w:rsidRDefault="00B0259D" w:rsidP="00B0259D">
      <w:pPr>
        <w:pStyle w:val="ListParagraph"/>
        <w:numPr>
          <w:ilvl w:val="1"/>
          <w:numId w:val="26"/>
        </w:numPr>
      </w:pPr>
      <w:r w:rsidRPr="00B0259D">
        <w:t>Compatibility</w:t>
      </w:r>
    </w:p>
    <w:p w:rsidR="005F680D" w:rsidRPr="00B0259D" w:rsidRDefault="00B0259D" w:rsidP="00B0259D">
      <w:pPr>
        <w:pStyle w:val="ListParagraph"/>
        <w:numPr>
          <w:ilvl w:val="1"/>
          <w:numId w:val="26"/>
        </w:numPr>
      </w:pPr>
      <w:r>
        <w:t>I</w:t>
      </w:r>
      <w:r w:rsidRPr="00B0259D">
        <w:t xml:space="preserve">nteroperability </w:t>
      </w:r>
    </w:p>
    <w:p w:rsidR="00B0259D" w:rsidRDefault="00B0259D" w:rsidP="005F680D">
      <w:pPr>
        <w:pStyle w:val="ListParagraph"/>
        <w:numPr>
          <w:ilvl w:val="0"/>
          <w:numId w:val="26"/>
        </w:numPr>
      </w:pPr>
      <w:r>
        <w:t>Efficiency</w:t>
      </w:r>
    </w:p>
    <w:p w:rsidR="00B0259D" w:rsidRDefault="00B0259D" w:rsidP="00B0259D">
      <w:pPr>
        <w:pStyle w:val="ListParagraph"/>
        <w:numPr>
          <w:ilvl w:val="1"/>
          <w:numId w:val="26"/>
        </w:numPr>
      </w:pPr>
      <w:r>
        <w:t>Time economy</w:t>
      </w:r>
    </w:p>
    <w:p w:rsidR="00B0259D" w:rsidRDefault="00B0259D" w:rsidP="00B0259D">
      <w:pPr>
        <w:pStyle w:val="ListParagraph"/>
        <w:numPr>
          <w:ilvl w:val="1"/>
          <w:numId w:val="26"/>
        </w:numPr>
      </w:pPr>
      <w:r>
        <w:t>Resource economy</w:t>
      </w:r>
    </w:p>
    <w:p w:rsidR="00B0259D" w:rsidRDefault="00B0259D" w:rsidP="005F680D">
      <w:pPr>
        <w:pStyle w:val="ListParagraph"/>
        <w:numPr>
          <w:ilvl w:val="0"/>
          <w:numId w:val="26"/>
        </w:numPr>
      </w:pPr>
      <w:r>
        <w:t>Reliability</w:t>
      </w:r>
    </w:p>
    <w:p w:rsidR="00B0259D" w:rsidRDefault="00B0259D" w:rsidP="00B0259D">
      <w:pPr>
        <w:pStyle w:val="ListParagraph"/>
        <w:numPr>
          <w:ilvl w:val="1"/>
          <w:numId w:val="26"/>
        </w:numPr>
      </w:pPr>
      <w:r>
        <w:t>Non-deficiency</w:t>
      </w:r>
    </w:p>
    <w:p w:rsidR="00B0259D" w:rsidRDefault="00B0259D" w:rsidP="00B0259D">
      <w:pPr>
        <w:pStyle w:val="ListParagraph"/>
        <w:numPr>
          <w:ilvl w:val="1"/>
          <w:numId w:val="26"/>
        </w:numPr>
      </w:pPr>
      <w:r>
        <w:t>Error tolerance</w:t>
      </w:r>
    </w:p>
    <w:p w:rsidR="00B0259D" w:rsidRDefault="00B0259D" w:rsidP="00B0259D">
      <w:pPr>
        <w:pStyle w:val="ListParagraph"/>
        <w:numPr>
          <w:ilvl w:val="1"/>
          <w:numId w:val="26"/>
        </w:numPr>
      </w:pPr>
      <w:r>
        <w:t>Availability</w:t>
      </w:r>
    </w:p>
    <w:p w:rsidR="00B0259D" w:rsidRDefault="00B0259D" w:rsidP="005F680D">
      <w:pPr>
        <w:pStyle w:val="ListParagraph"/>
        <w:numPr>
          <w:ilvl w:val="0"/>
          <w:numId w:val="26"/>
        </w:numPr>
      </w:pPr>
      <w:r>
        <w:t>Maintainability</w:t>
      </w:r>
    </w:p>
    <w:p w:rsidR="00B0259D" w:rsidRDefault="00B0259D" w:rsidP="00B0259D">
      <w:pPr>
        <w:pStyle w:val="ListParagraph"/>
        <w:numPr>
          <w:ilvl w:val="1"/>
          <w:numId w:val="26"/>
        </w:numPr>
      </w:pPr>
      <w:r>
        <w:t>Correctability</w:t>
      </w:r>
    </w:p>
    <w:p w:rsidR="00B0259D" w:rsidRDefault="00B0259D" w:rsidP="00B0259D">
      <w:pPr>
        <w:pStyle w:val="ListParagraph"/>
        <w:numPr>
          <w:ilvl w:val="1"/>
          <w:numId w:val="26"/>
        </w:numPr>
      </w:pPr>
      <w:r>
        <w:t>Expandability</w:t>
      </w:r>
    </w:p>
    <w:p w:rsidR="00B0259D" w:rsidRDefault="00B0259D" w:rsidP="00B0259D">
      <w:pPr>
        <w:pStyle w:val="ListParagraph"/>
        <w:numPr>
          <w:ilvl w:val="1"/>
          <w:numId w:val="26"/>
        </w:numPr>
      </w:pPr>
      <w:r>
        <w:t>Testability</w:t>
      </w:r>
    </w:p>
    <w:p w:rsidR="00B0259D" w:rsidRDefault="00B0259D" w:rsidP="005F680D">
      <w:pPr>
        <w:pStyle w:val="ListParagraph"/>
        <w:numPr>
          <w:ilvl w:val="0"/>
          <w:numId w:val="26"/>
        </w:numPr>
      </w:pPr>
      <w:r>
        <w:t>Usability</w:t>
      </w:r>
    </w:p>
    <w:p w:rsidR="00B0259D" w:rsidRDefault="00B0259D" w:rsidP="00B0259D">
      <w:pPr>
        <w:pStyle w:val="ListParagraph"/>
        <w:numPr>
          <w:ilvl w:val="1"/>
          <w:numId w:val="26"/>
        </w:numPr>
      </w:pPr>
      <w:r>
        <w:t>Understandability</w:t>
      </w:r>
    </w:p>
    <w:p w:rsidR="00B0259D" w:rsidRDefault="00B0259D" w:rsidP="00B0259D">
      <w:pPr>
        <w:pStyle w:val="ListParagraph"/>
        <w:numPr>
          <w:ilvl w:val="1"/>
          <w:numId w:val="26"/>
        </w:numPr>
      </w:pPr>
      <w:r>
        <w:t>Ease of learning</w:t>
      </w:r>
    </w:p>
    <w:p w:rsidR="00B0259D" w:rsidRDefault="00B0259D" w:rsidP="00B0259D">
      <w:pPr>
        <w:pStyle w:val="ListParagraph"/>
        <w:numPr>
          <w:ilvl w:val="1"/>
          <w:numId w:val="26"/>
        </w:numPr>
      </w:pPr>
      <w:r>
        <w:t>Operability</w:t>
      </w:r>
    </w:p>
    <w:p w:rsidR="006F318A" w:rsidRPr="005F680D" w:rsidRDefault="00B0259D" w:rsidP="00B0259D">
      <w:pPr>
        <w:pStyle w:val="ListParagraph"/>
        <w:numPr>
          <w:ilvl w:val="1"/>
          <w:numId w:val="26"/>
        </w:numPr>
      </w:pPr>
      <w:r>
        <w:t>Comunicativeness</w:t>
      </w:r>
    </w:p>
    <w:p w:rsidR="006F318A" w:rsidRPr="006F318A" w:rsidRDefault="006F318A" w:rsidP="006F318A">
      <w:pPr>
        <w:pStyle w:val="Heading1"/>
      </w:pPr>
      <w:bookmarkStart w:id="69" w:name="_Toc192755420"/>
      <w:r>
        <w:t>Appendix</w:t>
      </w:r>
      <w:bookmarkEnd w:id="69"/>
    </w:p>
    <w:p w:rsidR="001D2A02" w:rsidRPr="006F318A" w:rsidRDefault="001D2A02" w:rsidP="006F318A"/>
    <w:p w:rsidR="001D2A02" w:rsidRPr="001D2A02" w:rsidRDefault="001D2A02" w:rsidP="001D2A02">
      <w:bookmarkStart w:id="70" w:name="_GoBack"/>
      <w:bookmarkEnd w:id="70"/>
    </w:p>
    <w:sectPr w:rsidR="001D2A02" w:rsidRPr="001D2A02" w:rsidSect="00C83931">
      <w:headerReference w:type="even" r:id="rId45"/>
      <w:headerReference w:type="default" r:id="rId46"/>
      <w:footerReference w:type="even" r:id="rId47"/>
      <w:footerReference w:type="default" r:id="rId48"/>
      <w:headerReference w:type="first" r:id="rId49"/>
      <w:footerReference w:type="first" r:id="rId50"/>
      <w:footnotePr>
        <w:pos w:val="beneathText"/>
      </w:footnotePr>
      <w:pgSz w:w="11905" w:h="16837" w:code="9"/>
      <w:pgMar w:top="284" w:right="1412" w:bottom="1026" w:left="1435" w:header="709" w:footer="709" w:gutter="0"/>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4402E5" w:rsidRDefault="004402E5" w:rsidP="0001003D">
      <w:r>
        <w:separator/>
      </w:r>
    </w:p>
  </w:endnote>
  <w:endnote w:type="continuationSeparator" w:id="1">
    <w:p w:rsidR="004402E5" w:rsidRDefault="004402E5" w:rsidP="0001003D">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Unicode MS">
    <w:panose1 w:val="020B0604020202020204"/>
    <w:charset w:val="00"/>
    <w:family w:val="auto"/>
    <w:pitch w:val="variable"/>
    <w:sig w:usb0="00000003" w:usb1="00000000" w:usb2="00000000" w:usb3="00000000" w:csb0="00000001" w:csb1="00000000"/>
  </w:font>
  <w:font w:name="Arial (W1)">
    <w:altName w:val="Arial"/>
    <w:charset w:val="00"/>
    <w:family w:val="swiss"/>
    <w:pitch w:val="variable"/>
    <w:sig w:usb0="20007A87" w:usb1="80000000" w:usb2="00000008" w:usb3="00000000" w:csb0="000001FF" w:csb1="00000000"/>
  </w:font>
  <w:font w:name="Calibri">
    <w:panose1 w:val="020F0502020204030204"/>
    <w:charset w:val="00"/>
    <w:family w:val="auto"/>
    <w:pitch w:val="variable"/>
    <w:sig w:usb0="00000003" w:usb1="00000000" w:usb2="00000000" w:usb3="00000000" w:csb0="00000001" w:csb1="00000000"/>
  </w:font>
  <w:font w:name="StarSymbol">
    <w:altName w:val="Courier New"/>
    <w:charset w:val="00"/>
    <w:family w:val="auto"/>
    <w:pitch w:val="variable"/>
    <w:sig w:usb0="00000003" w:usb1="10008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Thorndale">
    <w:altName w:val="Times New Roman"/>
    <w:charset w:val="00"/>
    <w:family w:val="roman"/>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ndale Sans UI">
    <w:altName w:val="Century Gothic"/>
    <w:charset w:val="00"/>
    <w:family w:val="swiss"/>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Univers">
    <w:altName w:val="Arial"/>
    <w:charset w:val="00"/>
    <w:family w:val="swiss"/>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imSun">
    <w:altName w:val="宋体"/>
    <w:panose1 w:val="00000000000000000000"/>
    <w:charset w:val="86"/>
    <w:family w:val="auto"/>
    <w:notTrueType/>
    <w:pitch w:val="variable"/>
    <w:sig w:usb0="00000001" w:usb1="080E0000" w:usb2="00000010" w:usb3="00000000" w:csb0="00040000" w:csb1="00000000"/>
  </w:font>
  <w:font w:name="ＭＳ 明朝">
    <w:charset w:val="4E"/>
    <w:family w:val="auto"/>
    <w:pitch w:val="variable"/>
    <w:sig w:usb0="00000001" w:usb1="00000000" w:usb2="01000407"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402E5" w:rsidRDefault="004402E5">
    <w:pPr>
      <w:pStyle w:val="Foote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402E5" w:rsidRPr="00F3184C" w:rsidRDefault="004402E5" w:rsidP="0001003D">
    <w:pPr>
      <w:pStyle w:val="Footer"/>
    </w:pPr>
    <w:r>
      <w:t>TVS– Concept</w:t>
    </w:r>
    <w:r w:rsidRPr="00F3184C">
      <w:tab/>
      <w:t xml:space="preserve">Page </w:t>
    </w:r>
    <w:r w:rsidRPr="00F3184C">
      <w:rPr>
        <w:rStyle w:val="PageNumber"/>
        <w:sz w:val="16"/>
        <w:szCs w:val="16"/>
      </w:rPr>
      <w:fldChar w:fldCharType="begin"/>
    </w:r>
    <w:r w:rsidRPr="00F3184C">
      <w:rPr>
        <w:rStyle w:val="PageNumber"/>
        <w:sz w:val="16"/>
        <w:szCs w:val="16"/>
      </w:rPr>
      <w:instrText xml:space="preserve"> PAGE </w:instrText>
    </w:r>
    <w:r w:rsidRPr="00F3184C">
      <w:rPr>
        <w:rStyle w:val="PageNumber"/>
        <w:sz w:val="16"/>
        <w:szCs w:val="16"/>
      </w:rPr>
      <w:fldChar w:fldCharType="separate"/>
    </w:r>
    <w:r w:rsidR="00022903">
      <w:rPr>
        <w:rStyle w:val="PageNumber"/>
        <w:noProof/>
        <w:sz w:val="16"/>
        <w:szCs w:val="16"/>
      </w:rPr>
      <w:t>29</w:t>
    </w:r>
    <w:r w:rsidRPr="00F3184C">
      <w:rPr>
        <w:rStyle w:val="PageNumber"/>
        <w:sz w:val="16"/>
        <w:szCs w:val="16"/>
      </w:rPr>
      <w:fldChar w:fldCharType="end"/>
    </w:r>
    <w:r w:rsidRPr="00F3184C">
      <w:rPr>
        <w:rStyle w:val="PageNumber"/>
        <w:sz w:val="16"/>
        <w:szCs w:val="16"/>
      </w:rPr>
      <w:t xml:space="preserve"> of </w:t>
    </w:r>
    <w:r w:rsidRPr="00F3184C">
      <w:rPr>
        <w:rStyle w:val="PageNumber"/>
        <w:sz w:val="16"/>
        <w:szCs w:val="16"/>
      </w:rPr>
      <w:fldChar w:fldCharType="begin"/>
    </w:r>
    <w:r w:rsidRPr="00F3184C">
      <w:rPr>
        <w:rStyle w:val="PageNumber"/>
        <w:sz w:val="16"/>
        <w:szCs w:val="16"/>
      </w:rPr>
      <w:instrText xml:space="preserve"> NUMPAGES </w:instrText>
    </w:r>
    <w:r w:rsidRPr="00F3184C">
      <w:rPr>
        <w:rStyle w:val="PageNumber"/>
        <w:sz w:val="16"/>
        <w:szCs w:val="16"/>
      </w:rPr>
      <w:fldChar w:fldCharType="separate"/>
    </w:r>
    <w:r w:rsidR="00022903">
      <w:rPr>
        <w:rStyle w:val="PageNumber"/>
        <w:noProof/>
        <w:sz w:val="16"/>
        <w:szCs w:val="16"/>
      </w:rPr>
      <w:t>29</w:t>
    </w:r>
    <w:r w:rsidRPr="00F3184C">
      <w:rPr>
        <w:rStyle w:val="PageNumber"/>
        <w:sz w:val="16"/>
        <w:szCs w:val="16"/>
      </w:rPr>
      <w:fldChar w:fldCharType="end"/>
    </w:r>
    <w:r w:rsidRPr="00F3184C">
      <w:rPr>
        <w:rStyle w:val="PageNumber"/>
        <w:sz w:val="16"/>
        <w:szCs w:val="16"/>
      </w:rPr>
      <w:tab/>
      <w:t>www.virtual-solution.</w:t>
    </w:r>
    <w:r>
      <w:rPr>
        <w:rStyle w:val="PageNumber"/>
        <w:sz w:val="16"/>
        <w:szCs w:val="16"/>
      </w:rPr>
      <w:t xml:space="preserve">com </w:t>
    </w: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402E5" w:rsidRDefault="004402E5">
    <w:pPr>
      <w:pStyle w:val="Foo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4402E5" w:rsidRDefault="004402E5" w:rsidP="0001003D">
      <w:r>
        <w:separator/>
      </w:r>
    </w:p>
  </w:footnote>
  <w:footnote w:type="continuationSeparator" w:id="1">
    <w:p w:rsidR="004402E5" w:rsidRDefault="004402E5" w:rsidP="0001003D">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402E5" w:rsidRDefault="004402E5">
    <w:pPr>
      <w:pStyle w:val="Heade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402E5" w:rsidRDefault="004402E5" w:rsidP="0001003D">
    <w:pPr>
      <w:pStyle w:val="Header"/>
    </w:pPr>
    <w:r>
      <w:t>the virtual solution</w:t>
    </w: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4402E5" w:rsidRDefault="004402E5" w:rsidP="00241CCB">
    <w:pPr>
      <w:pStyle w:val="Header"/>
      <w:jc w:val="cent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multilevel"/>
    <w:tmpl w:val="00000001"/>
    <w:name w:val="WW8Num1"/>
    <w:lvl w:ilvl="0">
      <w:start w:val="1"/>
      <w:numFmt w:val="bullet"/>
      <w:pStyle w:val="Aufzhlung"/>
      <w:lvlText w:val="·"/>
      <w:lvlJc w:val="left"/>
      <w:pPr>
        <w:tabs>
          <w:tab w:val="num" w:pos="360"/>
        </w:tabs>
        <w:ind w:left="360" w:hanging="360"/>
      </w:pPr>
      <w:rPr>
        <w:rFonts w:ascii="Symbol" w:hAnsi="Symbo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720"/>
        </w:tabs>
        <w:ind w:left="720" w:hanging="360"/>
      </w:pPr>
      <w:rPr>
        <w:rFonts w:ascii="Verdana" w:hAnsi="Verdana"/>
      </w:rPr>
    </w:lvl>
  </w:abstractNum>
  <w:abstractNum w:abstractNumId="3">
    <w:nsid w:val="00000004"/>
    <w:multiLevelType w:val="singleLevel"/>
    <w:tmpl w:val="00000004"/>
    <w:name w:val="WW8Num4"/>
    <w:lvl w:ilvl="0">
      <w:start w:val="1"/>
      <w:numFmt w:val="bullet"/>
      <w:lvlText w:val="•"/>
      <w:lvlJc w:val="left"/>
      <w:pPr>
        <w:tabs>
          <w:tab w:val="num" w:pos="720"/>
        </w:tabs>
        <w:ind w:left="720" w:hanging="360"/>
      </w:pPr>
      <w:rPr>
        <w:rFonts w:ascii="Verdana" w:hAnsi="Verdana"/>
      </w:rPr>
    </w:lvl>
  </w:abstractNum>
  <w:abstractNum w:abstractNumId="4">
    <w:nsid w:val="00000005"/>
    <w:multiLevelType w:val="multilevel"/>
    <w:tmpl w:val="0000000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94"/>
        </w:tabs>
        <w:ind w:left="794" w:hanging="794"/>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04AA2218"/>
    <w:multiLevelType w:val="hybridMultilevel"/>
    <w:tmpl w:val="5B08C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D77E8"/>
    <w:multiLevelType w:val="multilevel"/>
    <w:tmpl w:val="87A6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E116E3"/>
    <w:multiLevelType w:val="multilevel"/>
    <w:tmpl w:val="8F8692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153F463B"/>
    <w:multiLevelType w:val="singleLevel"/>
    <w:tmpl w:val="017E7C7A"/>
    <w:lvl w:ilvl="0">
      <w:start w:val="1"/>
      <w:numFmt w:val="bullet"/>
      <w:pStyle w:val="Bullet"/>
      <w:lvlText w:val=""/>
      <w:lvlJc w:val="left"/>
      <w:pPr>
        <w:tabs>
          <w:tab w:val="num" w:pos="936"/>
        </w:tabs>
        <w:ind w:left="936" w:hanging="432"/>
      </w:pPr>
      <w:rPr>
        <w:rFonts w:ascii="Symbol" w:hAnsi="Symbol" w:hint="default"/>
      </w:rPr>
    </w:lvl>
  </w:abstractNum>
  <w:abstractNum w:abstractNumId="9">
    <w:nsid w:val="1E456963"/>
    <w:multiLevelType w:val="hybridMultilevel"/>
    <w:tmpl w:val="641ABA16"/>
    <w:lvl w:ilvl="0" w:tplc="C70E02C4">
      <w:numFmt w:val="bullet"/>
      <w:lvlText w:val="-"/>
      <w:lvlJc w:val="left"/>
      <w:pPr>
        <w:ind w:left="1060" w:hanging="360"/>
      </w:pPr>
      <w:rPr>
        <w:rFonts w:ascii="Arial Unicode MS" w:eastAsia="Times New Roman" w:hAnsi="Arial Unicode MS" w:cs="Arial (W1)"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nsid w:val="2669365A"/>
    <w:multiLevelType w:val="hybridMultilevel"/>
    <w:tmpl w:val="A83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016EBC"/>
    <w:multiLevelType w:val="hybridMultilevel"/>
    <w:tmpl w:val="171E4D94"/>
    <w:lvl w:ilvl="0" w:tplc="2F86B7B8">
      <w:start w:val="1"/>
      <w:numFmt w:val="decimal"/>
      <w:pStyle w:val="Heading1-Numbered"/>
      <w:lvlText w:val="%1."/>
      <w:lvlJc w:val="left"/>
      <w:pPr>
        <w:tabs>
          <w:tab w:val="num" w:pos="360"/>
        </w:tabs>
        <w:ind w:left="357" w:hanging="357"/>
      </w:pPr>
      <w:rPr>
        <w:rFonts w:hint="default"/>
      </w:rPr>
    </w:lvl>
    <w:lvl w:ilvl="1" w:tplc="BE4ACC00">
      <w:start w:val="1"/>
      <w:numFmt w:val="lowerLetter"/>
      <w:lvlText w:val="%2."/>
      <w:lvlJc w:val="left"/>
      <w:pPr>
        <w:tabs>
          <w:tab w:val="num" w:pos="1440"/>
        </w:tabs>
        <w:ind w:left="1440" w:hanging="360"/>
      </w:pPr>
    </w:lvl>
    <w:lvl w:ilvl="2" w:tplc="B6205EA8" w:tentative="1">
      <w:start w:val="1"/>
      <w:numFmt w:val="lowerRoman"/>
      <w:lvlText w:val="%3."/>
      <w:lvlJc w:val="right"/>
      <w:pPr>
        <w:tabs>
          <w:tab w:val="num" w:pos="2160"/>
        </w:tabs>
        <w:ind w:left="2160" w:hanging="180"/>
      </w:pPr>
    </w:lvl>
    <w:lvl w:ilvl="3" w:tplc="B1B89704" w:tentative="1">
      <w:start w:val="1"/>
      <w:numFmt w:val="decimal"/>
      <w:lvlText w:val="%4."/>
      <w:lvlJc w:val="left"/>
      <w:pPr>
        <w:tabs>
          <w:tab w:val="num" w:pos="2880"/>
        </w:tabs>
        <w:ind w:left="2880" w:hanging="360"/>
      </w:pPr>
    </w:lvl>
    <w:lvl w:ilvl="4" w:tplc="03D416CC" w:tentative="1">
      <w:start w:val="1"/>
      <w:numFmt w:val="lowerLetter"/>
      <w:lvlText w:val="%5."/>
      <w:lvlJc w:val="left"/>
      <w:pPr>
        <w:tabs>
          <w:tab w:val="num" w:pos="3600"/>
        </w:tabs>
        <w:ind w:left="3600" w:hanging="360"/>
      </w:pPr>
    </w:lvl>
    <w:lvl w:ilvl="5" w:tplc="DDEA0994" w:tentative="1">
      <w:start w:val="1"/>
      <w:numFmt w:val="lowerRoman"/>
      <w:lvlText w:val="%6."/>
      <w:lvlJc w:val="right"/>
      <w:pPr>
        <w:tabs>
          <w:tab w:val="num" w:pos="4320"/>
        </w:tabs>
        <w:ind w:left="4320" w:hanging="180"/>
      </w:pPr>
    </w:lvl>
    <w:lvl w:ilvl="6" w:tplc="E64235CE" w:tentative="1">
      <w:start w:val="1"/>
      <w:numFmt w:val="decimal"/>
      <w:lvlText w:val="%7."/>
      <w:lvlJc w:val="left"/>
      <w:pPr>
        <w:tabs>
          <w:tab w:val="num" w:pos="5040"/>
        </w:tabs>
        <w:ind w:left="5040" w:hanging="360"/>
      </w:pPr>
    </w:lvl>
    <w:lvl w:ilvl="7" w:tplc="6D36417E" w:tentative="1">
      <w:start w:val="1"/>
      <w:numFmt w:val="lowerLetter"/>
      <w:lvlText w:val="%8."/>
      <w:lvlJc w:val="left"/>
      <w:pPr>
        <w:tabs>
          <w:tab w:val="num" w:pos="5760"/>
        </w:tabs>
        <w:ind w:left="5760" w:hanging="360"/>
      </w:pPr>
    </w:lvl>
    <w:lvl w:ilvl="8" w:tplc="CE40E2D2" w:tentative="1">
      <w:start w:val="1"/>
      <w:numFmt w:val="lowerRoman"/>
      <w:lvlText w:val="%9."/>
      <w:lvlJc w:val="right"/>
      <w:pPr>
        <w:tabs>
          <w:tab w:val="num" w:pos="6480"/>
        </w:tabs>
        <w:ind w:left="6480" w:hanging="180"/>
      </w:pPr>
    </w:lvl>
  </w:abstractNum>
  <w:abstractNum w:abstractNumId="12">
    <w:nsid w:val="2FD368A8"/>
    <w:multiLevelType w:val="hybridMultilevel"/>
    <w:tmpl w:val="9AEE3DF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535DE3"/>
    <w:multiLevelType w:val="hybridMultilevel"/>
    <w:tmpl w:val="1DEADD24"/>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14">
    <w:nsid w:val="3A690771"/>
    <w:multiLevelType w:val="hybridMultilevel"/>
    <w:tmpl w:val="5E426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B3291"/>
    <w:multiLevelType w:val="hybridMultilevel"/>
    <w:tmpl w:val="5DCE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4D0E9B"/>
    <w:multiLevelType w:val="hybridMultilevel"/>
    <w:tmpl w:val="14486620"/>
    <w:lvl w:ilvl="0" w:tplc="6DEC81E0">
      <w:start w:val="1"/>
      <w:numFmt w:val="bullet"/>
      <w:pStyle w:val="Kstchen2"/>
      <w:lvlText w:val=""/>
      <w:lvlJc w:val="left"/>
      <w:pPr>
        <w:tabs>
          <w:tab w:val="num" w:pos="851"/>
        </w:tabs>
        <w:ind w:left="851" w:hanging="426"/>
      </w:pPr>
      <w:rPr>
        <w:rFonts w:ascii="Wingdings" w:hAnsi="Wingdings" w:hint="default"/>
        <w:b w:val="0"/>
        <w:i w:val="0"/>
        <w:color w:val="A70A22"/>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69E40AE"/>
    <w:multiLevelType w:val="hybridMultilevel"/>
    <w:tmpl w:val="250A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020E16"/>
    <w:multiLevelType w:val="hybridMultilevel"/>
    <w:tmpl w:val="2A4642CC"/>
    <w:lvl w:ilvl="0" w:tplc="04070001">
      <w:start w:val="1"/>
      <w:numFmt w:val="bullet"/>
      <w:lvlText w:val=""/>
      <w:lvlJc w:val="left"/>
      <w:pPr>
        <w:ind w:left="775" w:hanging="360"/>
      </w:pPr>
      <w:rPr>
        <w:rFonts w:ascii="Symbol" w:hAnsi="Symbol" w:hint="default"/>
      </w:rPr>
    </w:lvl>
    <w:lvl w:ilvl="1" w:tplc="04070003" w:tentative="1">
      <w:start w:val="1"/>
      <w:numFmt w:val="bullet"/>
      <w:lvlText w:val="o"/>
      <w:lvlJc w:val="left"/>
      <w:pPr>
        <w:ind w:left="1495" w:hanging="360"/>
      </w:pPr>
      <w:rPr>
        <w:rFonts w:ascii="Courier New" w:hAnsi="Courier New" w:hint="default"/>
      </w:rPr>
    </w:lvl>
    <w:lvl w:ilvl="2" w:tplc="04070005" w:tentative="1">
      <w:start w:val="1"/>
      <w:numFmt w:val="bullet"/>
      <w:lvlText w:val=""/>
      <w:lvlJc w:val="left"/>
      <w:pPr>
        <w:ind w:left="2215" w:hanging="360"/>
      </w:pPr>
      <w:rPr>
        <w:rFonts w:ascii="Wingdings" w:hAnsi="Wingdings" w:hint="default"/>
      </w:rPr>
    </w:lvl>
    <w:lvl w:ilvl="3" w:tplc="04070001" w:tentative="1">
      <w:start w:val="1"/>
      <w:numFmt w:val="bullet"/>
      <w:lvlText w:val=""/>
      <w:lvlJc w:val="left"/>
      <w:pPr>
        <w:ind w:left="2935" w:hanging="360"/>
      </w:pPr>
      <w:rPr>
        <w:rFonts w:ascii="Symbol" w:hAnsi="Symbol" w:hint="default"/>
      </w:rPr>
    </w:lvl>
    <w:lvl w:ilvl="4" w:tplc="04070003" w:tentative="1">
      <w:start w:val="1"/>
      <w:numFmt w:val="bullet"/>
      <w:lvlText w:val="o"/>
      <w:lvlJc w:val="left"/>
      <w:pPr>
        <w:ind w:left="3655" w:hanging="360"/>
      </w:pPr>
      <w:rPr>
        <w:rFonts w:ascii="Courier New" w:hAnsi="Courier New" w:hint="default"/>
      </w:rPr>
    </w:lvl>
    <w:lvl w:ilvl="5" w:tplc="04070005" w:tentative="1">
      <w:start w:val="1"/>
      <w:numFmt w:val="bullet"/>
      <w:lvlText w:val=""/>
      <w:lvlJc w:val="left"/>
      <w:pPr>
        <w:ind w:left="4375" w:hanging="360"/>
      </w:pPr>
      <w:rPr>
        <w:rFonts w:ascii="Wingdings" w:hAnsi="Wingdings" w:hint="default"/>
      </w:rPr>
    </w:lvl>
    <w:lvl w:ilvl="6" w:tplc="04070001" w:tentative="1">
      <w:start w:val="1"/>
      <w:numFmt w:val="bullet"/>
      <w:lvlText w:val=""/>
      <w:lvlJc w:val="left"/>
      <w:pPr>
        <w:ind w:left="5095" w:hanging="360"/>
      </w:pPr>
      <w:rPr>
        <w:rFonts w:ascii="Symbol" w:hAnsi="Symbol" w:hint="default"/>
      </w:rPr>
    </w:lvl>
    <w:lvl w:ilvl="7" w:tplc="04070003" w:tentative="1">
      <w:start w:val="1"/>
      <w:numFmt w:val="bullet"/>
      <w:lvlText w:val="o"/>
      <w:lvlJc w:val="left"/>
      <w:pPr>
        <w:ind w:left="5815" w:hanging="360"/>
      </w:pPr>
      <w:rPr>
        <w:rFonts w:ascii="Courier New" w:hAnsi="Courier New" w:hint="default"/>
      </w:rPr>
    </w:lvl>
    <w:lvl w:ilvl="8" w:tplc="04070005" w:tentative="1">
      <w:start w:val="1"/>
      <w:numFmt w:val="bullet"/>
      <w:lvlText w:val=""/>
      <w:lvlJc w:val="left"/>
      <w:pPr>
        <w:ind w:left="6535" w:hanging="360"/>
      </w:pPr>
      <w:rPr>
        <w:rFonts w:ascii="Wingdings" w:hAnsi="Wingdings" w:hint="default"/>
      </w:rPr>
    </w:lvl>
  </w:abstractNum>
  <w:abstractNum w:abstractNumId="19">
    <w:nsid w:val="648F1CBB"/>
    <w:multiLevelType w:val="hybridMultilevel"/>
    <w:tmpl w:val="EEFAA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E31E76"/>
    <w:multiLevelType w:val="singleLevel"/>
    <w:tmpl w:val="020CE424"/>
    <w:lvl w:ilvl="0">
      <w:start w:val="1"/>
      <w:numFmt w:val="decimal"/>
      <w:pStyle w:val="NumberList"/>
      <w:lvlText w:val="%1."/>
      <w:lvlJc w:val="left"/>
      <w:pPr>
        <w:tabs>
          <w:tab w:val="num" w:pos="936"/>
        </w:tabs>
        <w:ind w:left="936" w:hanging="432"/>
      </w:pPr>
    </w:lvl>
  </w:abstractNum>
  <w:abstractNum w:abstractNumId="21">
    <w:nsid w:val="66AE7C53"/>
    <w:multiLevelType w:val="hybridMultilevel"/>
    <w:tmpl w:val="8F86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F75861"/>
    <w:multiLevelType w:val="hybridMultilevel"/>
    <w:tmpl w:val="84C4D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C8143C"/>
    <w:multiLevelType w:val="hybridMultilevel"/>
    <w:tmpl w:val="E772A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DF708B"/>
    <w:multiLevelType w:val="hybridMultilevel"/>
    <w:tmpl w:val="925A1BD8"/>
    <w:lvl w:ilvl="0" w:tplc="04090001">
      <w:start w:val="1"/>
      <w:numFmt w:val="bullet"/>
      <w:lvlText w:val=""/>
      <w:lvlJc w:val="left"/>
      <w:pPr>
        <w:ind w:left="1427" w:hanging="360"/>
      </w:pPr>
      <w:rPr>
        <w:rFonts w:ascii="Symbol" w:hAnsi="Symbol" w:hint="default"/>
      </w:rPr>
    </w:lvl>
    <w:lvl w:ilvl="1" w:tplc="04090003">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25">
    <w:nsid w:val="72160851"/>
    <w:multiLevelType w:val="multilevel"/>
    <w:tmpl w:val="6C1E4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D434D8E"/>
    <w:multiLevelType w:val="hybridMultilevel"/>
    <w:tmpl w:val="FB1C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6"/>
  </w:num>
  <w:num w:numId="4">
    <w:abstractNumId w:val="11"/>
  </w:num>
  <w:num w:numId="5">
    <w:abstractNumId w:val="20"/>
    <w:lvlOverride w:ilvl="0">
      <w:startOverride w:val="1"/>
    </w:lvlOverride>
  </w:num>
  <w:num w:numId="6">
    <w:abstractNumId w:val="8"/>
  </w:num>
  <w:num w:numId="7">
    <w:abstractNumId w:val="18"/>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17"/>
  </w:num>
  <w:num w:numId="17">
    <w:abstractNumId w:val="10"/>
  </w:num>
  <w:num w:numId="18">
    <w:abstractNumId w:val="15"/>
  </w:num>
  <w:num w:numId="19">
    <w:abstractNumId w:val="21"/>
  </w:num>
  <w:num w:numId="20">
    <w:abstractNumId w:val="7"/>
  </w:num>
  <w:num w:numId="21">
    <w:abstractNumId w:val="12"/>
  </w:num>
  <w:num w:numId="22">
    <w:abstractNumId w:val="4"/>
  </w:num>
  <w:num w:numId="23">
    <w:abstractNumId w:val="4"/>
  </w:num>
  <w:num w:numId="24">
    <w:abstractNumId w:val="19"/>
  </w:num>
  <w:num w:numId="25">
    <w:abstractNumId w:val="14"/>
  </w:num>
  <w:num w:numId="26">
    <w:abstractNumId w:val="5"/>
  </w:num>
  <w:num w:numId="27">
    <w:abstractNumId w:val="6"/>
  </w:num>
  <w:num w:numId="28">
    <w:abstractNumId w:val="23"/>
  </w:num>
  <w:num w:numId="29">
    <w:abstractNumId w:val="25"/>
  </w:num>
  <w:num w:numId="30">
    <w:abstractNumId w:val="4"/>
  </w:num>
  <w:num w:numId="31">
    <w:abstractNumId w:val="24"/>
  </w:num>
  <w:num w:numId="32">
    <w:abstractNumId w:val="9"/>
  </w:num>
  <w:num w:numId="33">
    <w:abstractNumId w:val="26"/>
  </w:num>
  <w:num w:numId="34">
    <w:abstractNumId w:val="13"/>
  </w:num>
  <w:num w:numId="35">
    <w:abstractNumId w:val="22"/>
  </w:num>
  <w:num w:numId="36">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701"/>
  <w:doNotTrackMoves/>
  <w:defaultTabStop w:val="708"/>
  <w:hyphenationZone w:val="425"/>
  <w:evenAndOddHeaders/>
  <w:drawingGridHorizontalSpacing w:val="100"/>
  <w:drawingGridVerticalSpacing w:val="0"/>
  <w:displayHorizontalDrawingGridEvery w:val="0"/>
  <w:displayVerticalDrawingGridEvery w:val="0"/>
  <w:noPunctuationKerning/>
  <w:characterSpacingControl w:val="doNotCompress"/>
  <w:hdrShapeDefaults>
    <o:shapedefaults v:ext="edit" spidmax="2050">
      <o:colormru v:ext="edit" colors="#ba022b"/>
      <o:colormenu v:ext="edit" fillcolor="#ba022b"/>
    </o:shapedefaults>
  </w:hdrShapeDefaults>
  <w:footnotePr>
    <w:pos w:val="beneathText"/>
    <w:footnote w:id="0"/>
    <w:footnote w:id="1"/>
  </w:footnotePr>
  <w:endnotePr>
    <w:endnote w:id="0"/>
    <w:endnote w:id="1"/>
  </w:endnotePr>
  <w:compat>
    <w:spaceForUL/>
    <w:balanceSingleByteDoubleByteWidth/>
    <w:doNotLeaveBackslashAlone/>
    <w:ulTrailSpace/>
    <w:doNotExpandShiftReturn/>
    <w:adjustLineHeightInTable/>
  </w:compat>
  <w:docVars>
    <w:docVar w:name="Abbruch" w:val="0"/>
  </w:docVars>
  <w:rsids>
    <w:rsidRoot w:val="00C42B32"/>
    <w:rsid w:val="00000689"/>
    <w:rsid w:val="00001C4A"/>
    <w:rsid w:val="0000227D"/>
    <w:rsid w:val="0001003D"/>
    <w:rsid w:val="00011734"/>
    <w:rsid w:val="00012FE0"/>
    <w:rsid w:val="000135C6"/>
    <w:rsid w:val="0001631E"/>
    <w:rsid w:val="00017D07"/>
    <w:rsid w:val="00021BC4"/>
    <w:rsid w:val="00022903"/>
    <w:rsid w:val="00040F25"/>
    <w:rsid w:val="000417C3"/>
    <w:rsid w:val="00041F12"/>
    <w:rsid w:val="00042074"/>
    <w:rsid w:val="000459F4"/>
    <w:rsid w:val="00046DB7"/>
    <w:rsid w:val="000515AB"/>
    <w:rsid w:val="00054504"/>
    <w:rsid w:val="00056575"/>
    <w:rsid w:val="00063164"/>
    <w:rsid w:val="000632B0"/>
    <w:rsid w:val="000665E4"/>
    <w:rsid w:val="0007152F"/>
    <w:rsid w:val="0007357B"/>
    <w:rsid w:val="00081521"/>
    <w:rsid w:val="00085F39"/>
    <w:rsid w:val="000860CF"/>
    <w:rsid w:val="00090E09"/>
    <w:rsid w:val="00093201"/>
    <w:rsid w:val="000955BD"/>
    <w:rsid w:val="000A35BD"/>
    <w:rsid w:val="000A68F6"/>
    <w:rsid w:val="000A6B4B"/>
    <w:rsid w:val="000B5547"/>
    <w:rsid w:val="000B6E05"/>
    <w:rsid w:val="000C3B87"/>
    <w:rsid w:val="000C7FC8"/>
    <w:rsid w:val="000D07E3"/>
    <w:rsid w:val="000D22E7"/>
    <w:rsid w:val="000D393A"/>
    <w:rsid w:val="000D3A88"/>
    <w:rsid w:val="000D4E66"/>
    <w:rsid w:val="000D5605"/>
    <w:rsid w:val="000D62F9"/>
    <w:rsid w:val="000D742F"/>
    <w:rsid w:val="000D7E53"/>
    <w:rsid w:val="000E4A21"/>
    <w:rsid w:val="000E53F1"/>
    <w:rsid w:val="000E5857"/>
    <w:rsid w:val="000E6AB5"/>
    <w:rsid w:val="000E71C5"/>
    <w:rsid w:val="000F0640"/>
    <w:rsid w:val="000F306B"/>
    <w:rsid w:val="000F311E"/>
    <w:rsid w:val="000F3F9D"/>
    <w:rsid w:val="000F56F4"/>
    <w:rsid w:val="000F7D24"/>
    <w:rsid w:val="001009E4"/>
    <w:rsid w:val="001018AB"/>
    <w:rsid w:val="0010251E"/>
    <w:rsid w:val="00106056"/>
    <w:rsid w:val="00106525"/>
    <w:rsid w:val="00114C96"/>
    <w:rsid w:val="00117B76"/>
    <w:rsid w:val="0012139E"/>
    <w:rsid w:val="00121C7A"/>
    <w:rsid w:val="00124AD1"/>
    <w:rsid w:val="0012617A"/>
    <w:rsid w:val="00130640"/>
    <w:rsid w:val="001358EA"/>
    <w:rsid w:val="00137A0A"/>
    <w:rsid w:val="00140850"/>
    <w:rsid w:val="00144B84"/>
    <w:rsid w:val="0014692E"/>
    <w:rsid w:val="00151DC4"/>
    <w:rsid w:val="001537D8"/>
    <w:rsid w:val="00153AB2"/>
    <w:rsid w:val="00153B58"/>
    <w:rsid w:val="001559CF"/>
    <w:rsid w:val="00160DF0"/>
    <w:rsid w:val="0016228C"/>
    <w:rsid w:val="00165C7B"/>
    <w:rsid w:val="00166AC7"/>
    <w:rsid w:val="00176570"/>
    <w:rsid w:val="00176C20"/>
    <w:rsid w:val="00177AF4"/>
    <w:rsid w:val="00182044"/>
    <w:rsid w:val="001824F0"/>
    <w:rsid w:val="00196352"/>
    <w:rsid w:val="001A276E"/>
    <w:rsid w:val="001A63D8"/>
    <w:rsid w:val="001A6521"/>
    <w:rsid w:val="001A7CA5"/>
    <w:rsid w:val="001B097E"/>
    <w:rsid w:val="001B0A49"/>
    <w:rsid w:val="001B0FA4"/>
    <w:rsid w:val="001B1650"/>
    <w:rsid w:val="001B19D2"/>
    <w:rsid w:val="001B6897"/>
    <w:rsid w:val="001C02A1"/>
    <w:rsid w:val="001C097A"/>
    <w:rsid w:val="001C24CC"/>
    <w:rsid w:val="001D1ABE"/>
    <w:rsid w:val="001D271E"/>
    <w:rsid w:val="001D2A02"/>
    <w:rsid w:val="001D4C70"/>
    <w:rsid w:val="001E19C3"/>
    <w:rsid w:val="001F2D8F"/>
    <w:rsid w:val="00205091"/>
    <w:rsid w:val="00210728"/>
    <w:rsid w:val="00215429"/>
    <w:rsid w:val="0021571E"/>
    <w:rsid w:val="0021761C"/>
    <w:rsid w:val="002269C5"/>
    <w:rsid w:val="00226D3E"/>
    <w:rsid w:val="00226EEF"/>
    <w:rsid w:val="00232AF2"/>
    <w:rsid w:val="00233890"/>
    <w:rsid w:val="00234E04"/>
    <w:rsid w:val="00240063"/>
    <w:rsid w:val="00241C57"/>
    <w:rsid w:val="00241CCB"/>
    <w:rsid w:val="002431F3"/>
    <w:rsid w:val="002433F0"/>
    <w:rsid w:val="00244C49"/>
    <w:rsid w:val="00245B72"/>
    <w:rsid w:val="00251CAA"/>
    <w:rsid w:val="00252180"/>
    <w:rsid w:val="0026129D"/>
    <w:rsid w:val="002627C9"/>
    <w:rsid w:val="00265749"/>
    <w:rsid w:val="002665A8"/>
    <w:rsid w:val="002666E7"/>
    <w:rsid w:val="00267726"/>
    <w:rsid w:val="00270579"/>
    <w:rsid w:val="00271BA8"/>
    <w:rsid w:val="00272566"/>
    <w:rsid w:val="00272FEF"/>
    <w:rsid w:val="0027305B"/>
    <w:rsid w:val="00276482"/>
    <w:rsid w:val="0028086A"/>
    <w:rsid w:val="0028431E"/>
    <w:rsid w:val="00284DDB"/>
    <w:rsid w:val="002850B7"/>
    <w:rsid w:val="00285C96"/>
    <w:rsid w:val="002875D0"/>
    <w:rsid w:val="00294E27"/>
    <w:rsid w:val="00296ACB"/>
    <w:rsid w:val="00296D2E"/>
    <w:rsid w:val="002A392D"/>
    <w:rsid w:val="002A3A84"/>
    <w:rsid w:val="002A60DB"/>
    <w:rsid w:val="002B76FC"/>
    <w:rsid w:val="002C086E"/>
    <w:rsid w:val="002C6A9E"/>
    <w:rsid w:val="002C7ED7"/>
    <w:rsid w:val="002D39B7"/>
    <w:rsid w:val="002D4BF2"/>
    <w:rsid w:val="002E04BD"/>
    <w:rsid w:val="002E2B05"/>
    <w:rsid w:val="002E3DF4"/>
    <w:rsid w:val="002E4EEE"/>
    <w:rsid w:val="002E74CC"/>
    <w:rsid w:val="002F094B"/>
    <w:rsid w:val="002F37C5"/>
    <w:rsid w:val="002F4F17"/>
    <w:rsid w:val="002F6477"/>
    <w:rsid w:val="002F6F9A"/>
    <w:rsid w:val="002F7207"/>
    <w:rsid w:val="00300A05"/>
    <w:rsid w:val="00302667"/>
    <w:rsid w:val="00303649"/>
    <w:rsid w:val="00307FF6"/>
    <w:rsid w:val="003118D2"/>
    <w:rsid w:val="00313F7D"/>
    <w:rsid w:val="0031693F"/>
    <w:rsid w:val="003206F9"/>
    <w:rsid w:val="0032311A"/>
    <w:rsid w:val="00325F9A"/>
    <w:rsid w:val="00326747"/>
    <w:rsid w:val="0033197D"/>
    <w:rsid w:val="00331A79"/>
    <w:rsid w:val="00331DB1"/>
    <w:rsid w:val="00334C59"/>
    <w:rsid w:val="00335756"/>
    <w:rsid w:val="00336DE6"/>
    <w:rsid w:val="003432D1"/>
    <w:rsid w:val="00345CE8"/>
    <w:rsid w:val="0034643E"/>
    <w:rsid w:val="00346A73"/>
    <w:rsid w:val="0035542F"/>
    <w:rsid w:val="0036213A"/>
    <w:rsid w:val="003678F7"/>
    <w:rsid w:val="00372661"/>
    <w:rsid w:val="003741C2"/>
    <w:rsid w:val="00374209"/>
    <w:rsid w:val="00377A63"/>
    <w:rsid w:val="003802CC"/>
    <w:rsid w:val="00382897"/>
    <w:rsid w:val="003856AB"/>
    <w:rsid w:val="00385FCB"/>
    <w:rsid w:val="00391D18"/>
    <w:rsid w:val="003929B0"/>
    <w:rsid w:val="00395603"/>
    <w:rsid w:val="003A31AF"/>
    <w:rsid w:val="003A418B"/>
    <w:rsid w:val="003A56B1"/>
    <w:rsid w:val="003A659E"/>
    <w:rsid w:val="003B2294"/>
    <w:rsid w:val="003B2E1F"/>
    <w:rsid w:val="003B3367"/>
    <w:rsid w:val="003B595D"/>
    <w:rsid w:val="003B7BB7"/>
    <w:rsid w:val="003C0CE9"/>
    <w:rsid w:val="003C6266"/>
    <w:rsid w:val="003C7DB8"/>
    <w:rsid w:val="003D062A"/>
    <w:rsid w:val="003D50B7"/>
    <w:rsid w:val="003D63DF"/>
    <w:rsid w:val="003D7723"/>
    <w:rsid w:val="003E0ADE"/>
    <w:rsid w:val="003E3702"/>
    <w:rsid w:val="003E7B0B"/>
    <w:rsid w:val="003F141F"/>
    <w:rsid w:val="003F3952"/>
    <w:rsid w:val="003F3D6D"/>
    <w:rsid w:val="00400431"/>
    <w:rsid w:val="0040251B"/>
    <w:rsid w:val="00405741"/>
    <w:rsid w:val="0040643A"/>
    <w:rsid w:val="00407151"/>
    <w:rsid w:val="00410E7E"/>
    <w:rsid w:val="0041236B"/>
    <w:rsid w:val="004124C8"/>
    <w:rsid w:val="004132BD"/>
    <w:rsid w:val="00422225"/>
    <w:rsid w:val="00431729"/>
    <w:rsid w:val="004328DF"/>
    <w:rsid w:val="00435FCE"/>
    <w:rsid w:val="004402E5"/>
    <w:rsid w:val="004403F1"/>
    <w:rsid w:val="0044126C"/>
    <w:rsid w:val="00450807"/>
    <w:rsid w:val="00452E8F"/>
    <w:rsid w:val="00455590"/>
    <w:rsid w:val="00457A45"/>
    <w:rsid w:val="00457FE7"/>
    <w:rsid w:val="00461357"/>
    <w:rsid w:val="004675B1"/>
    <w:rsid w:val="00467F8E"/>
    <w:rsid w:val="004730F1"/>
    <w:rsid w:val="00482E1E"/>
    <w:rsid w:val="0048316E"/>
    <w:rsid w:val="0049071D"/>
    <w:rsid w:val="004935A7"/>
    <w:rsid w:val="00495589"/>
    <w:rsid w:val="004A0415"/>
    <w:rsid w:val="004A0EC0"/>
    <w:rsid w:val="004A5ADB"/>
    <w:rsid w:val="004B33D4"/>
    <w:rsid w:val="004B56FC"/>
    <w:rsid w:val="004C3F5D"/>
    <w:rsid w:val="004C579B"/>
    <w:rsid w:val="004C7DC4"/>
    <w:rsid w:val="004D13E8"/>
    <w:rsid w:val="004D24DB"/>
    <w:rsid w:val="004D3BB6"/>
    <w:rsid w:val="004E00BF"/>
    <w:rsid w:val="004E494E"/>
    <w:rsid w:val="004E6805"/>
    <w:rsid w:val="004F5816"/>
    <w:rsid w:val="004F6280"/>
    <w:rsid w:val="004F7B7A"/>
    <w:rsid w:val="0050283D"/>
    <w:rsid w:val="005052F4"/>
    <w:rsid w:val="00514C90"/>
    <w:rsid w:val="00515698"/>
    <w:rsid w:val="005174B9"/>
    <w:rsid w:val="00527A47"/>
    <w:rsid w:val="00527E6E"/>
    <w:rsid w:val="00535884"/>
    <w:rsid w:val="0053686E"/>
    <w:rsid w:val="005414AB"/>
    <w:rsid w:val="00543817"/>
    <w:rsid w:val="00546E83"/>
    <w:rsid w:val="00553D51"/>
    <w:rsid w:val="00553F83"/>
    <w:rsid w:val="00556E2A"/>
    <w:rsid w:val="00561CBC"/>
    <w:rsid w:val="00561DC8"/>
    <w:rsid w:val="00573739"/>
    <w:rsid w:val="005769DA"/>
    <w:rsid w:val="00581AB2"/>
    <w:rsid w:val="00586DCE"/>
    <w:rsid w:val="005878B5"/>
    <w:rsid w:val="00593EFF"/>
    <w:rsid w:val="00594393"/>
    <w:rsid w:val="005968BE"/>
    <w:rsid w:val="00596F0C"/>
    <w:rsid w:val="005A30BC"/>
    <w:rsid w:val="005A55EA"/>
    <w:rsid w:val="005A5BCA"/>
    <w:rsid w:val="005B2A1A"/>
    <w:rsid w:val="005B3747"/>
    <w:rsid w:val="005C1BDB"/>
    <w:rsid w:val="005C3EC5"/>
    <w:rsid w:val="005C4376"/>
    <w:rsid w:val="005C4554"/>
    <w:rsid w:val="005C77B1"/>
    <w:rsid w:val="005D0B0C"/>
    <w:rsid w:val="005D2F6A"/>
    <w:rsid w:val="005D531C"/>
    <w:rsid w:val="005D5E16"/>
    <w:rsid w:val="005D6B16"/>
    <w:rsid w:val="005D700C"/>
    <w:rsid w:val="005E192F"/>
    <w:rsid w:val="005E293B"/>
    <w:rsid w:val="005E30BC"/>
    <w:rsid w:val="005E5862"/>
    <w:rsid w:val="005F234F"/>
    <w:rsid w:val="005F3DCB"/>
    <w:rsid w:val="005F4018"/>
    <w:rsid w:val="005F4A18"/>
    <w:rsid w:val="005F680D"/>
    <w:rsid w:val="006040C5"/>
    <w:rsid w:val="00604A50"/>
    <w:rsid w:val="00610736"/>
    <w:rsid w:val="00611E19"/>
    <w:rsid w:val="00614575"/>
    <w:rsid w:val="00615686"/>
    <w:rsid w:val="006431D3"/>
    <w:rsid w:val="00646F61"/>
    <w:rsid w:val="00647625"/>
    <w:rsid w:val="0064790B"/>
    <w:rsid w:val="006504E9"/>
    <w:rsid w:val="00650B7A"/>
    <w:rsid w:val="00650F97"/>
    <w:rsid w:val="00653D64"/>
    <w:rsid w:val="00654497"/>
    <w:rsid w:val="00657367"/>
    <w:rsid w:val="00660351"/>
    <w:rsid w:val="00667754"/>
    <w:rsid w:val="006741AF"/>
    <w:rsid w:val="0068125D"/>
    <w:rsid w:val="006863BC"/>
    <w:rsid w:val="00690F41"/>
    <w:rsid w:val="006A311D"/>
    <w:rsid w:val="006B0BA6"/>
    <w:rsid w:val="006C2A89"/>
    <w:rsid w:val="006C3382"/>
    <w:rsid w:val="006C40DF"/>
    <w:rsid w:val="006C6B40"/>
    <w:rsid w:val="006C7F36"/>
    <w:rsid w:val="006D302A"/>
    <w:rsid w:val="006E101B"/>
    <w:rsid w:val="006E18C8"/>
    <w:rsid w:val="006E2BF6"/>
    <w:rsid w:val="006E5282"/>
    <w:rsid w:val="006E6889"/>
    <w:rsid w:val="006F111B"/>
    <w:rsid w:val="006F1367"/>
    <w:rsid w:val="006F237E"/>
    <w:rsid w:val="006F318A"/>
    <w:rsid w:val="006F5F40"/>
    <w:rsid w:val="007021F3"/>
    <w:rsid w:val="0070270D"/>
    <w:rsid w:val="00702C30"/>
    <w:rsid w:val="007035FE"/>
    <w:rsid w:val="007058EB"/>
    <w:rsid w:val="00711F6E"/>
    <w:rsid w:val="007213D6"/>
    <w:rsid w:val="00722D12"/>
    <w:rsid w:val="0073157D"/>
    <w:rsid w:val="0073165C"/>
    <w:rsid w:val="0073364A"/>
    <w:rsid w:val="00734BCB"/>
    <w:rsid w:val="00736713"/>
    <w:rsid w:val="00751146"/>
    <w:rsid w:val="0075420B"/>
    <w:rsid w:val="00763B6D"/>
    <w:rsid w:val="00765D61"/>
    <w:rsid w:val="0077122E"/>
    <w:rsid w:val="00776CE7"/>
    <w:rsid w:val="00781369"/>
    <w:rsid w:val="007838C5"/>
    <w:rsid w:val="007860FE"/>
    <w:rsid w:val="0079000B"/>
    <w:rsid w:val="007907DD"/>
    <w:rsid w:val="00791ADD"/>
    <w:rsid w:val="00797A48"/>
    <w:rsid w:val="007A0E86"/>
    <w:rsid w:val="007A763A"/>
    <w:rsid w:val="007B6FEB"/>
    <w:rsid w:val="007C2840"/>
    <w:rsid w:val="007C2C89"/>
    <w:rsid w:val="007C2DA6"/>
    <w:rsid w:val="007C3E33"/>
    <w:rsid w:val="007D1159"/>
    <w:rsid w:val="007D390D"/>
    <w:rsid w:val="007D6BEC"/>
    <w:rsid w:val="007E548F"/>
    <w:rsid w:val="007F0E71"/>
    <w:rsid w:val="007F13D2"/>
    <w:rsid w:val="007F522D"/>
    <w:rsid w:val="007F66CA"/>
    <w:rsid w:val="00803E81"/>
    <w:rsid w:val="008060F7"/>
    <w:rsid w:val="00812847"/>
    <w:rsid w:val="00812A36"/>
    <w:rsid w:val="008142B1"/>
    <w:rsid w:val="00815A93"/>
    <w:rsid w:val="00822F15"/>
    <w:rsid w:val="008237CC"/>
    <w:rsid w:val="00825EE3"/>
    <w:rsid w:val="00831A38"/>
    <w:rsid w:val="00832FD8"/>
    <w:rsid w:val="00834137"/>
    <w:rsid w:val="00835726"/>
    <w:rsid w:val="0083715F"/>
    <w:rsid w:val="00840019"/>
    <w:rsid w:val="0084256D"/>
    <w:rsid w:val="00844230"/>
    <w:rsid w:val="008456A8"/>
    <w:rsid w:val="008456F1"/>
    <w:rsid w:val="008477D5"/>
    <w:rsid w:val="0085059E"/>
    <w:rsid w:val="00856B14"/>
    <w:rsid w:val="00857DF6"/>
    <w:rsid w:val="008607C3"/>
    <w:rsid w:val="00860AD7"/>
    <w:rsid w:val="00864D56"/>
    <w:rsid w:val="00871754"/>
    <w:rsid w:val="00876714"/>
    <w:rsid w:val="00885146"/>
    <w:rsid w:val="0088587A"/>
    <w:rsid w:val="00895B64"/>
    <w:rsid w:val="0089713F"/>
    <w:rsid w:val="008977BD"/>
    <w:rsid w:val="00897DBB"/>
    <w:rsid w:val="008A19A1"/>
    <w:rsid w:val="008A325A"/>
    <w:rsid w:val="008A3795"/>
    <w:rsid w:val="008B09FE"/>
    <w:rsid w:val="008B1691"/>
    <w:rsid w:val="008B31CB"/>
    <w:rsid w:val="008B3E15"/>
    <w:rsid w:val="008B791D"/>
    <w:rsid w:val="008C5784"/>
    <w:rsid w:val="008D0596"/>
    <w:rsid w:val="008D6345"/>
    <w:rsid w:val="008E423C"/>
    <w:rsid w:val="008E56CB"/>
    <w:rsid w:val="008E6F8C"/>
    <w:rsid w:val="008F1D50"/>
    <w:rsid w:val="008F4961"/>
    <w:rsid w:val="0090233F"/>
    <w:rsid w:val="009067AD"/>
    <w:rsid w:val="009108CA"/>
    <w:rsid w:val="00910DBE"/>
    <w:rsid w:val="009124C5"/>
    <w:rsid w:val="009210D6"/>
    <w:rsid w:val="0092683C"/>
    <w:rsid w:val="00932CB2"/>
    <w:rsid w:val="009351A6"/>
    <w:rsid w:val="00943C10"/>
    <w:rsid w:val="0094457C"/>
    <w:rsid w:val="0095099B"/>
    <w:rsid w:val="009632E6"/>
    <w:rsid w:val="00970836"/>
    <w:rsid w:val="00981C73"/>
    <w:rsid w:val="00982A67"/>
    <w:rsid w:val="00983D07"/>
    <w:rsid w:val="00984BD7"/>
    <w:rsid w:val="00985C02"/>
    <w:rsid w:val="009877DC"/>
    <w:rsid w:val="00990B82"/>
    <w:rsid w:val="00991E20"/>
    <w:rsid w:val="0099232B"/>
    <w:rsid w:val="009A0469"/>
    <w:rsid w:val="009A1D7B"/>
    <w:rsid w:val="009A3242"/>
    <w:rsid w:val="009B1F2F"/>
    <w:rsid w:val="009B2097"/>
    <w:rsid w:val="009B578E"/>
    <w:rsid w:val="009D1F0D"/>
    <w:rsid w:val="009E030F"/>
    <w:rsid w:val="009E24EA"/>
    <w:rsid w:val="009E6801"/>
    <w:rsid w:val="00A06465"/>
    <w:rsid w:val="00A1337E"/>
    <w:rsid w:val="00A1653B"/>
    <w:rsid w:val="00A16B77"/>
    <w:rsid w:val="00A21FE3"/>
    <w:rsid w:val="00A221F6"/>
    <w:rsid w:val="00A23774"/>
    <w:rsid w:val="00A23CCE"/>
    <w:rsid w:val="00A23E83"/>
    <w:rsid w:val="00A2701F"/>
    <w:rsid w:val="00A32BC2"/>
    <w:rsid w:val="00A42CE3"/>
    <w:rsid w:val="00A435D3"/>
    <w:rsid w:val="00A45150"/>
    <w:rsid w:val="00A4740D"/>
    <w:rsid w:val="00A507B4"/>
    <w:rsid w:val="00A523DA"/>
    <w:rsid w:val="00A54A20"/>
    <w:rsid w:val="00A5589B"/>
    <w:rsid w:val="00A55ED2"/>
    <w:rsid w:val="00A57347"/>
    <w:rsid w:val="00A626BC"/>
    <w:rsid w:val="00A66ECA"/>
    <w:rsid w:val="00A708E7"/>
    <w:rsid w:val="00A730AD"/>
    <w:rsid w:val="00A74A95"/>
    <w:rsid w:val="00A77B71"/>
    <w:rsid w:val="00A82334"/>
    <w:rsid w:val="00A82C25"/>
    <w:rsid w:val="00A87571"/>
    <w:rsid w:val="00A90EAB"/>
    <w:rsid w:val="00A911D3"/>
    <w:rsid w:val="00A97926"/>
    <w:rsid w:val="00AA47D5"/>
    <w:rsid w:val="00AB1BD4"/>
    <w:rsid w:val="00AB4648"/>
    <w:rsid w:val="00AB4C05"/>
    <w:rsid w:val="00AB5482"/>
    <w:rsid w:val="00AB7D34"/>
    <w:rsid w:val="00AC63B5"/>
    <w:rsid w:val="00AC70D6"/>
    <w:rsid w:val="00AD13A9"/>
    <w:rsid w:val="00AE233A"/>
    <w:rsid w:val="00AF0ECB"/>
    <w:rsid w:val="00AF7D6C"/>
    <w:rsid w:val="00B015D4"/>
    <w:rsid w:val="00B019A2"/>
    <w:rsid w:val="00B0259D"/>
    <w:rsid w:val="00B03F22"/>
    <w:rsid w:val="00B146E5"/>
    <w:rsid w:val="00B30CF7"/>
    <w:rsid w:val="00B351C4"/>
    <w:rsid w:val="00B5454B"/>
    <w:rsid w:val="00B56B86"/>
    <w:rsid w:val="00B57E9D"/>
    <w:rsid w:val="00B60755"/>
    <w:rsid w:val="00B609D4"/>
    <w:rsid w:val="00B61EC5"/>
    <w:rsid w:val="00B706C8"/>
    <w:rsid w:val="00B751D9"/>
    <w:rsid w:val="00B7606E"/>
    <w:rsid w:val="00B76A8E"/>
    <w:rsid w:val="00B77373"/>
    <w:rsid w:val="00B800A4"/>
    <w:rsid w:val="00B80267"/>
    <w:rsid w:val="00B82DA1"/>
    <w:rsid w:val="00B870AA"/>
    <w:rsid w:val="00B970BD"/>
    <w:rsid w:val="00B975E4"/>
    <w:rsid w:val="00BA2E10"/>
    <w:rsid w:val="00BA4816"/>
    <w:rsid w:val="00BA78A2"/>
    <w:rsid w:val="00BB2B51"/>
    <w:rsid w:val="00BB689D"/>
    <w:rsid w:val="00BB6DAA"/>
    <w:rsid w:val="00BC4EC3"/>
    <w:rsid w:val="00BD0F41"/>
    <w:rsid w:val="00BD358A"/>
    <w:rsid w:val="00BD78F3"/>
    <w:rsid w:val="00BE2D8B"/>
    <w:rsid w:val="00C009AC"/>
    <w:rsid w:val="00C02881"/>
    <w:rsid w:val="00C10D61"/>
    <w:rsid w:val="00C1103D"/>
    <w:rsid w:val="00C12BD8"/>
    <w:rsid w:val="00C163ED"/>
    <w:rsid w:val="00C17DAD"/>
    <w:rsid w:val="00C20124"/>
    <w:rsid w:val="00C2101C"/>
    <w:rsid w:val="00C2209C"/>
    <w:rsid w:val="00C24A91"/>
    <w:rsid w:val="00C26D96"/>
    <w:rsid w:val="00C32086"/>
    <w:rsid w:val="00C338A3"/>
    <w:rsid w:val="00C34EEB"/>
    <w:rsid w:val="00C3659F"/>
    <w:rsid w:val="00C4119B"/>
    <w:rsid w:val="00C42B32"/>
    <w:rsid w:val="00C4668B"/>
    <w:rsid w:val="00C52882"/>
    <w:rsid w:val="00C52AAC"/>
    <w:rsid w:val="00C60723"/>
    <w:rsid w:val="00C612E5"/>
    <w:rsid w:val="00C654B7"/>
    <w:rsid w:val="00C736DC"/>
    <w:rsid w:val="00C74FF7"/>
    <w:rsid w:val="00C774DA"/>
    <w:rsid w:val="00C817D1"/>
    <w:rsid w:val="00C81B43"/>
    <w:rsid w:val="00C83609"/>
    <w:rsid w:val="00C83795"/>
    <w:rsid w:val="00C83931"/>
    <w:rsid w:val="00C841ED"/>
    <w:rsid w:val="00C8567E"/>
    <w:rsid w:val="00C86FAC"/>
    <w:rsid w:val="00C97982"/>
    <w:rsid w:val="00CA541B"/>
    <w:rsid w:val="00CA7E17"/>
    <w:rsid w:val="00CB7D6F"/>
    <w:rsid w:val="00CC3FC7"/>
    <w:rsid w:val="00CC6EA6"/>
    <w:rsid w:val="00CD1B40"/>
    <w:rsid w:val="00CD4A62"/>
    <w:rsid w:val="00CE4457"/>
    <w:rsid w:val="00CE676F"/>
    <w:rsid w:val="00CF6A71"/>
    <w:rsid w:val="00D04C7C"/>
    <w:rsid w:val="00D162F9"/>
    <w:rsid w:val="00D17071"/>
    <w:rsid w:val="00D2034E"/>
    <w:rsid w:val="00D21A03"/>
    <w:rsid w:val="00D2786D"/>
    <w:rsid w:val="00D27ADA"/>
    <w:rsid w:val="00D30356"/>
    <w:rsid w:val="00D31A3F"/>
    <w:rsid w:val="00D32155"/>
    <w:rsid w:val="00D340DE"/>
    <w:rsid w:val="00D35E50"/>
    <w:rsid w:val="00D37BBD"/>
    <w:rsid w:val="00D4269D"/>
    <w:rsid w:val="00D42CF0"/>
    <w:rsid w:val="00D60A6B"/>
    <w:rsid w:val="00D62CE1"/>
    <w:rsid w:val="00D66CD6"/>
    <w:rsid w:val="00D76DCA"/>
    <w:rsid w:val="00D8112F"/>
    <w:rsid w:val="00D815A2"/>
    <w:rsid w:val="00D826C6"/>
    <w:rsid w:val="00D83D6B"/>
    <w:rsid w:val="00D83E82"/>
    <w:rsid w:val="00D8489E"/>
    <w:rsid w:val="00D91383"/>
    <w:rsid w:val="00D91BE4"/>
    <w:rsid w:val="00D96BCA"/>
    <w:rsid w:val="00DA0AE5"/>
    <w:rsid w:val="00DA0CD1"/>
    <w:rsid w:val="00DA33EC"/>
    <w:rsid w:val="00DA6AEE"/>
    <w:rsid w:val="00DB0053"/>
    <w:rsid w:val="00DB0CAA"/>
    <w:rsid w:val="00DB1AE9"/>
    <w:rsid w:val="00DB25F0"/>
    <w:rsid w:val="00DB2BCD"/>
    <w:rsid w:val="00DB5E1F"/>
    <w:rsid w:val="00DC0E54"/>
    <w:rsid w:val="00DC1104"/>
    <w:rsid w:val="00DC18D6"/>
    <w:rsid w:val="00DC21FF"/>
    <w:rsid w:val="00DC2CBA"/>
    <w:rsid w:val="00DC4391"/>
    <w:rsid w:val="00DC47D6"/>
    <w:rsid w:val="00DC6663"/>
    <w:rsid w:val="00DD6840"/>
    <w:rsid w:val="00DE7F86"/>
    <w:rsid w:val="00DF12DA"/>
    <w:rsid w:val="00DF42FB"/>
    <w:rsid w:val="00DF45F8"/>
    <w:rsid w:val="00DF6E87"/>
    <w:rsid w:val="00E04516"/>
    <w:rsid w:val="00E05614"/>
    <w:rsid w:val="00E06440"/>
    <w:rsid w:val="00E06A1C"/>
    <w:rsid w:val="00E12C2E"/>
    <w:rsid w:val="00E13390"/>
    <w:rsid w:val="00E13DA7"/>
    <w:rsid w:val="00E20E62"/>
    <w:rsid w:val="00E26DD3"/>
    <w:rsid w:val="00E31569"/>
    <w:rsid w:val="00E3268C"/>
    <w:rsid w:val="00E33DE5"/>
    <w:rsid w:val="00E34701"/>
    <w:rsid w:val="00E34911"/>
    <w:rsid w:val="00E42216"/>
    <w:rsid w:val="00E5491B"/>
    <w:rsid w:val="00E557BA"/>
    <w:rsid w:val="00E55FA4"/>
    <w:rsid w:val="00E66AE3"/>
    <w:rsid w:val="00E711D9"/>
    <w:rsid w:val="00E73FA2"/>
    <w:rsid w:val="00E84816"/>
    <w:rsid w:val="00E871F6"/>
    <w:rsid w:val="00E90FF2"/>
    <w:rsid w:val="00E952A4"/>
    <w:rsid w:val="00EA2062"/>
    <w:rsid w:val="00EA3AC2"/>
    <w:rsid w:val="00EA687A"/>
    <w:rsid w:val="00EB6043"/>
    <w:rsid w:val="00EC11F6"/>
    <w:rsid w:val="00EC4AA9"/>
    <w:rsid w:val="00EC54E1"/>
    <w:rsid w:val="00EC725D"/>
    <w:rsid w:val="00ED1039"/>
    <w:rsid w:val="00ED5769"/>
    <w:rsid w:val="00EE2EBD"/>
    <w:rsid w:val="00EE356E"/>
    <w:rsid w:val="00EE5768"/>
    <w:rsid w:val="00EF1ACC"/>
    <w:rsid w:val="00EF65E0"/>
    <w:rsid w:val="00EF7FA0"/>
    <w:rsid w:val="00F01D20"/>
    <w:rsid w:val="00F02093"/>
    <w:rsid w:val="00F06676"/>
    <w:rsid w:val="00F10837"/>
    <w:rsid w:val="00F11EA9"/>
    <w:rsid w:val="00F2007C"/>
    <w:rsid w:val="00F22FEB"/>
    <w:rsid w:val="00F25725"/>
    <w:rsid w:val="00F26B99"/>
    <w:rsid w:val="00F27278"/>
    <w:rsid w:val="00F302ED"/>
    <w:rsid w:val="00F31088"/>
    <w:rsid w:val="00F3184C"/>
    <w:rsid w:val="00F35655"/>
    <w:rsid w:val="00F419BB"/>
    <w:rsid w:val="00F41DF4"/>
    <w:rsid w:val="00F47291"/>
    <w:rsid w:val="00F517F6"/>
    <w:rsid w:val="00F57114"/>
    <w:rsid w:val="00F6390B"/>
    <w:rsid w:val="00F6772A"/>
    <w:rsid w:val="00F75223"/>
    <w:rsid w:val="00F81677"/>
    <w:rsid w:val="00F82CA5"/>
    <w:rsid w:val="00F83047"/>
    <w:rsid w:val="00F84189"/>
    <w:rsid w:val="00F86748"/>
    <w:rsid w:val="00F86F99"/>
    <w:rsid w:val="00F90639"/>
    <w:rsid w:val="00F92221"/>
    <w:rsid w:val="00F93B0E"/>
    <w:rsid w:val="00F944CA"/>
    <w:rsid w:val="00F9536B"/>
    <w:rsid w:val="00FA2902"/>
    <w:rsid w:val="00FA49EB"/>
    <w:rsid w:val="00FB068D"/>
    <w:rsid w:val="00FB130E"/>
    <w:rsid w:val="00FB382F"/>
    <w:rsid w:val="00FC35F2"/>
    <w:rsid w:val="00FC3DAB"/>
    <w:rsid w:val="00FC560E"/>
    <w:rsid w:val="00FE017C"/>
    <w:rsid w:val="00FE3C18"/>
    <w:rsid w:val="00FE4BD5"/>
    <w:rsid w:val="00FE4FDC"/>
    <w:rsid w:val="00FE6C3C"/>
    <w:rsid w:val="00FF49A1"/>
    <w:rsid w:val="00FF4AC2"/>
    <w:rsid w:val="00FF5403"/>
    <w:rsid w:val="00FF7CB4"/>
  </w:rsids>
  <m:mathPr>
    <m:mathFont m:val="Arial (W1)"/>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a022b"/>
      <o:colormenu v:ext="edit" fillcolor="#ba022b"/>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de-DE" w:eastAsia="de-DE" w:bidi="ar-SA"/>
      </w:rPr>
    </w:rPrDefault>
    <w:pPrDefault/>
  </w:docDefaults>
  <w:latentStyles w:defLockedState="0" w:defUIPriority="0" w:defSemiHidden="0" w:defUnhideWhenUsed="0" w:defQFormat="0" w:count="276">
    <w:lsdException w:name="heading 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Normal (Web)" w:uiPriority="99"/>
  </w:latentStyles>
  <w:style w:type="paragraph" w:default="1" w:styleId="Normal">
    <w:name w:val="Normal"/>
    <w:qFormat/>
    <w:rsid w:val="0084256D"/>
    <w:pPr>
      <w:suppressAutoHyphens/>
      <w:spacing w:after="140" w:line="280" w:lineRule="atLeast"/>
      <w:jc w:val="both"/>
    </w:pPr>
    <w:rPr>
      <w:rFonts w:asciiTheme="minorHAnsi" w:hAnsiTheme="minorHAnsi" w:cstheme="minorHAnsi"/>
      <w:szCs w:val="21"/>
      <w:lang w:val="en-GB" w:eastAsia="ar-SA"/>
    </w:rPr>
  </w:style>
  <w:style w:type="paragraph" w:styleId="Heading1">
    <w:name w:val="heading 1"/>
    <w:aliases w:val="Heading 1a"/>
    <w:basedOn w:val="Normal"/>
    <w:next w:val="Normal"/>
    <w:qFormat/>
    <w:rsid w:val="00DF45F8"/>
    <w:pPr>
      <w:keepNext/>
      <w:keepLines/>
      <w:numPr>
        <w:numId w:val="2"/>
      </w:numPr>
      <w:spacing w:before="720" w:after="142"/>
      <w:outlineLvl w:val="0"/>
    </w:pPr>
    <w:rPr>
      <w:b/>
      <w:kern w:val="1"/>
      <w:sz w:val="36"/>
    </w:rPr>
  </w:style>
  <w:style w:type="paragraph" w:styleId="Heading2">
    <w:name w:val="heading 2"/>
    <w:aliases w:val="h2,2,Header 2,heading 2"/>
    <w:basedOn w:val="Heading1"/>
    <w:next w:val="Normal"/>
    <w:qFormat/>
    <w:rsid w:val="00DF45F8"/>
    <w:pPr>
      <w:numPr>
        <w:ilvl w:val="1"/>
      </w:numPr>
      <w:spacing w:before="360" w:after="238"/>
      <w:outlineLvl w:val="1"/>
    </w:pPr>
    <w:rPr>
      <w:sz w:val="28"/>
    </w:rPr>
  </w:style>
  <w:style w:type="paragraph" w:styleId="Heading3">
    <w:name w:val="heading 3"/>
    <w:basedOn w:val="Normal"/>
    <w:next w:val="Normal"/>
    <w:qFormat/>
    <w:rsid w:val="001C097A"/>
    <w:pPr>
      <w:keepNext/>
      <w:keepLines/>
      <w:numPr>
        <w:ilvl w:val="2"/>
        <w:numId w:val="2"/>
      </w:numPr>
      <w:spacing w:before="240" w:after="60"/>
      <w:outlineLvl w:val="2"/>
    </w:pPr>
    <w:rPr>
      <w:b/>
    </w:rPr>
  </w:style>
  <w:style w:type="paragraph" w:styleId="Heading4">
    <w:name w:val="heading 4"/>
    <w:basedOn w:val="Normal"/>
    <w:next w:val="Normal"/>
    <w:qFormat/>
    <w:rsid w:val="001C097A"/>
    <w:pPr>
      <w:keepNext/>
      <w:keepLines/>
      <w:numPr>
        <w:ilvl w:val="3"/>
        <w:numId w:val="2"/>
      </w:numPr>
      <w:spacing w:before="240" w:after="240"/>
      <w:outlineLvl w:val="3"/>
    </w:pPr>
    <w:rPr>
      <w:b/>
    </w:rPr>
  </w:style>
  <w:style w:type="paragraph" w:styleId="Heading5">
    <w:name w:val="heading 5"/>
    <w:basedOn w:val="Normal"/>
    <w:next w:val="Normal"/>
    <w:qFormat/>
    <w:rsid w:val="001C097A"/>
    <w:pPr>
      <w:numPr>
        <w:ilvl w:val="4"/>
        <w:numId w:val="2"/>
      </w:numPr>
      <w:spacing w:before="240" w:after="60"/>
      <w:outlineLvl w:val="4"/>
    </w:pPr>
  </w:style>
  <w:style w:type="paragraph" w:styleId="Heading6">
    <w:name w:val="heading 6"/>
    <w:basedOn w:val="Normal"/>
    <w:next w:val="Normal"/>
    <w:qFormat/>
    <w:rsid w:val="001C097A"/>
    <w:pPr>
      <w:numPr>
        <w:ilvl w:val="5"/>
        <w:numId w:val="2"/>
      </w:numPr>
      <w:spacing w:before="240" w:after="60"/>
      <w:outlineLvl w:val="5"/>
    </w:pPr>
    <w:rPr>
      <w:rFonts w:ascii="Times New Roman" w:hAnsi="Times New Roman"/>
      <w:i/>
    </w:rPr>
  </w:style>
  <w:style w:type="paragraph" w:styleId="Heading7">
    <w:name w:val="heading 7"/>
    <w:basedOn w:val="Normal"/>
    <w:next w:val="Normal"/>
    <w:qFormat/>
    <w:rsid w:val="001C097A"/>
    <w:pPr>
      <w:numPr>
        <w:ilvl w:val="6"/>
        <w:numId w:val="2"/>
      </w:numPr>
      <w:spacing w:before="240" w:after="60"/>
      <w:outlineLvl w:val="6"/>
    </w:pPr>
  </w:style>
  <w:style w:type="paragraph" w:styleId="Heading8">
    <w:name w:val="heading 8"/>
    <w:basedOn w:val="Normal"/>
    <w:next w:val="Normal"/>
    <w:qFormat/>
    <w:rsid w:val="001C097A"/>
    <w:pPr>
      <w:numPr>
        <w:ilvl w:val="7"/>
        <w:numId w:val="2"/>
      </w:numPr>
      <w:spacing w:before="240" w:after="60"/>
      <w:outlineLvl w:val="7"/>
    </w:pPr>
    <w:rPr>
      <w:i/>
    </w:rPr>
  </w:style>
  <w:style w:type="paragraph" w:styleId="Heading9">
    <w:name w:val="heading 9"/>
    <w:basedOn w:val="Normal"/>
    <w:next w:val="Normal"/>
    <w:qFormat/>
    <w:rsid w:val="001C097A"/>
    <w:pPr>
      <w:numPr>
        <w:ilvl w:val="8"/>
        <w:numId w:val="2"/>
      </w:numPr>
      <w:spacing w:before="240" w:after="60"/>
      <w:outlineLvl w:val="8"/>
    </w:pPr>
    <w:rPr>
      <w:b/>
      <w:i/>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FootnoteReference">
    <w:name w:val="footnote reference"/>
    <w:semiHidden/>
    <w:rsid w:val="001C097A"/>
  </w:style>
  <w:style w:type="character" w:styleId="PageNumber">
    <w:name w:val="page number"/>
    <w:basedOn w:val="DefaultParagraphFont"/>
    <w:rsid w:val="001C097A"/>
    <w:rPr>
      <w:sz w:val="20"/>
    </w:rPr>
  </w:style>
  <w:style w:type="character" w:customStyle="1" w:styleId="Nummerierungszeichen">
    <w:name w:val="Nummerierungszeichen"/>
    <w:rsid w:val="001C097A"/>
  </w:style>
  <w:style w:type="character" w:customStyle="1" w:styleId="Aufzhlungszeichen1">
    <w:name w:val="Aufzählungszeichen1"/>
    <w:rsid w:val="001C097A"/>
    <w:rPr>
      <w:rFonts w:ascii="StarSymbol" w:eastAsia="StarSymbol" w:hAnsi="StarSymbol" w:cs="StarSymbol"/>
      <w:sz w:val="18"/>
      <w:szCs w:val="18"/>
    </w:rPr>
  </w:style>
  <w:style w:type="character" w:styleId="Hyperlink">
    <w:name w:val="Hyperlink"/>
    <w:basedOn w:val="DefaultParagraphFont"/>
    <w:uiPriority w:val="99"/>
    <w:rsid w:val="001C097A"/>
    <w:rPr>
      <w:color w:val="0000FF"/>
      <w:u w:val="single"/>
    </w:rPr>
  </w:style>
  <w:style w:type="character" w:styleId="Emphasis">
    <w:name w:val="Emphasis"/>
    <w:basedOn w:val="DefaultParagraphFont"/>
    <w:qFormat/>
    <w:rsid w:val="001C097A"/>
    <w:rPr>
      <w:b/>
    </w:rPr>
  </w:style>
  <w:style w:type="character" w:styleId="Strong">
    <w:name w:val="Strong"/>
    <w:basedOn w:val="DefaultParagraphFont"/>
    <w:qFormat/>
    <w:rsid w:val="001C097A"/>
    <w:rPr>
      <w:b/>
    </w:rPr>
  </w:style>
  <w:style w:type="character" w:customStyle="1" w:styleId="Version">
    <w:name w:val="Version"/>
    <w:basedOn w:val="DefaultParagraphFont"/>
    <w:rsid w:val="001C097A"/>
  </w:style>
  <w:style w:type="character" w:customStyle="1" w:styleId="Programmcode">
    <w:name w:val="Programmcode"/>
    <w:basedOn w:val="DefaultParagraphFont"/>
    <w:rsid w:val="001C097A"/>
    <w:rPr>
      <w:rFonts w:ascii="Lucida Console" w:hAnsi="Lucida Console"/>
    </w:rPr>
  </w:style>
  <w:style w:type="character" w:customStyle="1" w:styleId="Querverweis">
    <w:name w:val="Querverweis"/>
    <w:basedOn w:val="DefaultParagraphFont"/>
    <w:rsid w:val="001C097A"/>
    <w:rPr>
      <w:i/>
    </w:rPr>
  </w:style>
  <w:style w:type="character" w:customStyle="1" w:styleId="Pfad">
    <w:name w:val="Pfad"/>
    <w:basedOn w:val="PageNumber"/>
    <w:rsid w:val="001C097A"/>
    <w:rPr>
      <w:sz w:val="12"/>
    </w:rPr>
  </w:style>
  <w:style w:type="character" w:customStyle="1" w:styleId="Fuzeilentext">
    <w:name w:val="Fußzeilentext"/>
    <w:basedOn w:val="DefaultParagraphFont"/>
    <w:rsid w:val="001C097A"/>
    <w:rPr>
      <w:caps/>
      <w:sz w:val="16"/>
    </w:rPr>
  </w:style>
  <w:style w:type="character" w:customStyle="1" w:styleId="CODE">
    <w:name w:val="CODE"/>
    <w:rsid w:val="001C097A"/>
    <w:rPr>
      <w:rFonts w:ascii="Courier New" w:hAnsi="Courier New"/>
      <w:sz w:val="20"/>
    </w:rPr>
  </w:style>
  <w:style w:type="character" w:customStyle="1" w:styleId="frage">
    <w:name w:val="frage"/>
    <w:basedOn w:val="DefaultParagraphFont"/>
    <w:rsid w:val="001C097A"/>
    <w:rPr>
      <w:b/>
      <w:color w:val="FF0000"/>
    </w:rPr>
  </w:style>
  <w:style w:type="character" w:customStyle="1" w:styleId="Funktion">
    <w:name w:val="Funktion"/>
    <w:basedOn w:val="DefaultParagraphFont"/>
    <w:rsid w:val="001C097A"/>
    <w:rPr>
      <w:b/>
    </w:rPr>
  </w:style>
  <w:style w:type="character" w:customStyle="1" w:styleId="Normal2">
    <w:name w:val="Normal2"/>
    <w:rsid w:val="001C097A"/>
    <w:rPr>
      <w:rFonts w:ascii="Verdana" w:eastAsia="Verdana" w:hAnsi="Verdana" w:cs="Verdana"/>
      <w:sz w:val="20"/>
      <w:szCs w:val="20"/>
      <w:lang w:val="de-DE"/>
    </w:rPr>
  </w:style>
  <w:style w:type="character" w:customStyle="1" w:styleId="DefaultParagraphFont1">
    <w:name w:val="Default Paragraph Font1"/>
    <w:basedOn w:val="Normal2"/>
    <w:rsid w:val="001C097A"/>
    <w:rPr>
      <w:rFonts w:ascii="Thorndale" w:eastAsia="HG Mincho Light J" w:hAnsi="Thorndale" w:cs="Arial Unicode MS"/>
      <w:sz w:val="24"/>
      <w:szCs w:val="24"/>
      <w:lang w:val="de-DE"/>
    </w:rPr>
  </w:style>
  <w:style w:type="paragraph" w:customStyle="1" w:styleId="berschrift">
    <w:name w:val="Überschrift"/>
    <w:basedOn w:val="Normal"/>
    <w:next w:val="BodyText"/>
    <w:rsid w:val="001C097A"/>
    <w:pPr>
      <w:keepNext/>
      <w:spacing w:before="240" w:after="120"/>
    </w:pPr>
    <w:rPr>
      <w:rFonts w:eastAsia="Andale Sans UI" w:cs="Tahoma"/>
      <w:sz w:val="28"/>
      <w:szCs w:val="28"/>
    </w:rPr>
  </w:style>
  <w:style w:type="paragraph" w:styleId="BodyText">
    <w:name w:val="Body Text"/>
    <w:basedOn w:val="Normal"/>
    <w:rsid w:val="001C097A"/>
  </w:style>
  <w:style w:type="paragraph" w:styleId="List">
    <w:name w:val="List"/>
    <w:basedOn w:val="BodyText"/>
    <w:rsid w:val="001C097A"/>
  </w:style>
  <w:style w:type="paragraph" w:styleId="Caption">
    <w:name w:val="caption"/>
    <w:basedOn w:val="Normal"/>
    <w:qFormat/>
    <w:rsid w:val="001C097A"/>
    <w:pPr>
      <w:suppressLineNumbers/>
      <w:spacing w:before="120" w:after="120"/>
    </w:pPr>
    <w:rPr>
      <w:rFonts w:cs="Tahoma"/>
      <w:i/>
      <w:iCs/>
      <w:szCs w:val="20"/>
    </w:rPr>
  </w:style>
  <w:style w:type="paragraph" w:customStyle="1" w:styleId="Verzeichnis">
    <w:name w:val="Verzeichnis"/>
    <w:basedOn w:val="Normal"/>
    <w:rsid w:val="001C097A"/>
    <w:pPr>
      <w:suppressLineNumbers/>
    </w:pPr>
    <w:rPr>
      <w:rFonts w:cs="Tahoma"/>
    </w:rPr>
  </w:style>
  <w:style w:type="paragraph" w:styleId="BodyTextIndent">
    <w:name w:val="Body Text Indent"/>
    <w:basedOn w:val="Normal"/>
    <w:rsid w:val="001C097A"/>
    <w:pPr>
      <w:spacing w:after="0"/>
      <w:ind w:left="708" w:firstLine="1"/>
    </w:pPr>
    <w:rPr>
      <w:rFonts w:ascii="Univers" w:hAnsi="Univers"/>
    </w:rPr>
  </w:style>
  <w:style w:type="paragraph" w:customStyle="1" w:styleId="Aufzhlung1">
    <w:name w:val="Aufzählung 1"/>
    <w:basedOn w:val="List"/>
    <w:rsid w:val="001C097A"/>
    <w:pPr>
      <w:spacing w:after="120"/>
      <w:ind w:left="283" w:hanging="283"/>
    </w:pPr>
  </w:style>
  <w:style w:type="paragraph" w:customStyle="1" w:styleId="Aufzhlung">
    <w:name w:val="Aufzählung"/>
    <w:basedOn w:val="Normal"/>
    <w:rsid w:val="001C097A"/>
    <w:pPr>
      <w:numPr>
        <w:numId w:val="1"/>
      </w:numPr>
      <w:ind w:left="0" w:firstLine="0"/>
    </w:pPr>
  </w:style>
  <w:style w:type="paragraph" w:customStyle="1" w:styleId="Aufzhlung2">
    <w:name w:val="Aufzählung 2"/>
    <w:basedOn w:val="List"/>
    <w:rsid w:val="001C097A"/>
    <w:pPr>
      <w:spacing w:after="120"/>
      <w:ind w:left="567" w:hanging="283"/>
    </w:pPr>
  </w:style>
  <w:style w:type="paragraph" w:styleId="Header">
    <w:name w:val="header"/>
    <w:basedOn w:val="Normal"/>
    <w:rsid w:val="001C097A"/>
    <w:pPr>
      <w:tabs>
        <w:tab w:val="right" w:pos="9072"/>
      </w:tabs>
    </w:pPr>
  </w:style>
  <w:style w:type="paragraph" w:styleId="Footer">
    <w:name w:val="footer"/>
    <w:basedOn w:val="Normal"/>
    <w:rsid w:val="001C097A"/>
    <w:pPr>
      <w:tabs>
        <w:tab w:val="center" w:pos="4536"/>
        <w:tab w:val="right" w:pos="9072"/>
      </w:tabs>
      <w:spacing w:after="0"/>
    </w:pPr>
    <w:rPr>
      <w:sz w:val="16"/>
    </w:rPr>
  </w:style>
  <w:style w:type="paragraph" w:customStyle="1" w:styleId="TabellenInhalt">
    <w:name w:val="Tabellen Inhalt"/>
    <w:basedOn w:val="BodyText"/>
    <w:rsid w:val="001C097A"/>
    <w:pPr>
      <w:suppressLineNumbers/>
    </w:pPr>
  </w:style>
  <w:style w:type="paragraph" w:customStyle="1" w:styleId="Tabellenberschrift">
    <w:name w:val="Tabellen Überschrift"/>
    <w:basedOn w:val="TabellenInhalt"/>
    <w:rsid w:val="001C097A"/>
    <w:pPr>
      <w:jc w:val="center"/>
    </w:pPr>
    <w:rPr>
      <w:b/>
      <w:bCs/>
      <w:i/>
      <w:iCs/>
    </w:rPr>
  </w:style>
  <w:style w:type="paragraph" w:styleId="FootnoteText">
    <w:name w:val="footnote text"/>
    <w:basedOn w:val="Normal"/>
    <w:semiHidden/>
    <w:rsid w:val="001C097A"/>
  </w:style>
  <w:style w:type="paragraph" w:styleId="IndexHeading">
    <w:name w:val="index heading"/>
    <w:basedOn w:val="Normal"/>
    <w:next w:val="Index1"/>
    <w:semiHidden/>
    <w:rsid w:val="001C097A"/>
  </w:style>
  <w:style w:type="paragraph" w:styleId="Index1">
    <w:name w:val="index 1"/>
    <w:basedOn w:val="Normal"/>
    <w:next w:val="Normal"/>
    <w:semiHidden/>
    <w:rsid w:val="001C097A"/>
    <w:pPr>
      <w:ind w:left="200" w:hanging="200"/>
    </w:pPr>
  </w:style>
  <w:style w:type="paragraph" w:styleId="Index2">
    <w:name w:val="index 2"/>
    <w:basedOn w:val="Normal"/>
    <w:next w:val="Normal"/>
    <w:semiHidden/>
    <w:rsid w:val="001C097A"/>
    <w:pPr>
      <w:ind w:left="400" w:hanging="200"/>
    </w:pPr>
  </w:style>
  <w:style w:type="paragraph" w:styleId="Index3">
    <w:name w:val="index 3"/>
    <w:basedOn w:val="Normal"/>
    <w:next w:val="Normal"/>
    <w:semiHidden/>
    <w:rsid w:val="001C097A"/>
    <w:pPr>
      <w:ind w:left="600" w:hanging="200"/>
    </w:pPr>
  </w:style>
  <w:style w:type="paragraph" w:styleId="TOC1">
    <w:name w:val="toc 1"/>
    <w:basedOn w:val="Normal"/>
    <w:next w:val="Normal"/>
    <w:uiPriority w:val="39"/>
    <w:rsid w:val="001C097A"/>
    <w:pPr>
      <w:tabs>
        <w:tab w:val="left" w:pos="709"/>
        <w:tab w:val="right" w:leader="dot" w:pos="9060"/>
      </w:tabs>
      <w:spacing w:before="232" w:after="0"/>
    </w:pPr>
    <w:rPr>
      <w:b/>
    </w:rPr>
  </w:style>
  <w:style w:type="paragraph" w:styleId="TOC2">
    <w:name w:val="toc 2"/>
    <w:basedOn w:val="Normal"/>
    <w:next w:val="Normal"/>
    <w:uiPriority w:val="39"/>
    <w:rsid w:val="001C097A"/>
    <w:pPr>
      <w:keepNext/>
      <w:tabs>
        <w:tab w:val="left" w:pos="709"/>
        <w:tab w:val="right" w:leader="dot" w:pos="9060"/>
      </w:tabs>
      <w:spacing w:before="60" w:after="0"/>
    </w:pPr>
    <w:rPr>
      <w:b/>
    </w:rPr>
  </w:style>
  <w:style w:type="paragraph" w:styleId="TOC3">
    <w:name w:val="toc 3"/>
    <w:basedOn w:val="Normal"/>
    <w:next w:val="Normal"/>
    <w:uiPriority w:val="39"/>
    <w:semiHidden/>
    <w:rsid w:val="001C097A"/>
    <w:pPr>
      <w:tabs>
        <w:tab w:val="left" w:pos="1134"/>
        <w:tab w:val="left" w:pos="1200"/>
        <w:tab w:val="right" w:leader="dot" w:pos="9060"/>
      </w:tabs>
      <w:spacing w:after="0"/>
    </w:pPr>
  </w:style>
  <w:style w:type="paragraph" w:styleId="TOC4">
    <w:name w:val="toc 4"/>
    <w:basedOn w:val="TOC3"/>
    <w:next w:val="Normal"/>
    <w:uiPriority w:val="39"/>
    <w:semiHidden/>
    <w:rsid w:val="001C097A"/>
    <w:pPr>
      <w:tabs>
        <w:tab w:val="left" w:pos="1701"/>
      </w:tabs>
      <w:ind w:left="600" w:firstLine="1"/>
    </w:pPr>
  </w:style>
  <w:style w:type="paragraph" w:styleId="TOC5">
    <w:name w:val="toc 5"/>
    <w:basedOn w:val="Normal"/>
    <w:next w:val="Normal"/>
    <w:uiPriority w:val="39"/>
    <w:semiHidden/>
    <w:rsid w:val="001C097A"/>
    <w:pPr>
      <w:ind w:left="800" w:firstLine="1"/>
    </w:pPr>
  </w:style>
  <w:style w:type="paragraph" w:styleId="TOC6">
    <w:name w:val="toc 6"/>
    <w:basedOn w:val="Normal"/>
    <w:next w:val="Normal"/>
    <w:uiPriority w:val="39"/>
    <w:semiHidden/>
    <w:rsid w:val="001C097A"/>
    <w:pPr>
      <w:ind w:left="1000" w:firstLine="1"/>
    </w:pPr>
  </w:style>
  <w:style w:type="paragraph" w:styleId="TOC7">
    <w:name w:val="toc 7"/>
    <w:basedOn w:val="Normal"/>
    <w:next w:val="Normal"/>
    <w:uiPriority w:val="39"/>
    <w:semiHidden/>
    <w:rsid w:val="001C097A"/>
    <w:pPr>
      <w:ind w:left="1200" w:firstLine="1"/>
    </w:pPr>
  </w:style>
  <w:style w:type="paragraph" w:styleId="TOC8">
    <w:name w:val="toc 8"/>
    <w:basedOn w:val="Normal"/>
    <w:next w:val="Normal"/>
    <w:uiPriority w:val="39"/>
    <w:semiHidden/>
    <w:rsid w:val="001C097A"/>
    <w:pPr>
      <w:ind w:left="1400" w:firstLine="1"/>
    </w:pPr>
  </w:style>
  <w:style w:type="paragraph" w:styleId="TOC9">
    <w:name w:val="toc 9"/>
    <w:basedOn w:val="Normal"/>
    <w:next w:val="Normal"/>
    <w:uiPriority w:val="39"/>
    <w:semiHidden/>
    <w:rsid w:val="001C097A"/>
    <w:pPr>
      <w:ind w:left="1600" w:firstLine="1"/>
    </w:pPr>
  </w:style>
  <w:style w:type="paragraph" w:customStyle="1" w:styleId="Dokumentart">
    <w:name w:val="Dokumentart"/>
    <w:basedOn w:val="Normal"/>
    <w:rsid w:val="001C097A"/>
    <w:pPr>
      <w:spacing w:before="1735" w:after="142"/>
    </w:pPr>
    <w:rPr>
      <w:b/>
      <w:sz w:val="44"/>
    </w:rPr>
  </w:style>
  <w:style w:type="paragraph" w:customStyle="1" w:styleId="Dokumenttitel">
    <w:name w:val="Dokumenttitel"/>
    <w:basedOn w:val="Dokumentart"/>
    <w:uiPriority w:val="99"/>
    <w:rsid w:val="009B1F2F"/>
    <w:pPr>
      <w:spacing w:before="0" w:after="0" w:line="300" w:lineRule="atLeast"/>
    </w:pPr>
    <w:rPr>
      <w:sz w:val="56"/>
      <w:lang w:val="en-US"/>
    </w:rPr>
  </w:style>
  <w:style w:type="paragraph" w:customStyle="1" w:styleId="Auftraggeber">
    <w:name w:val="Auftraggeber"/>
    <w:basedOn w:val="Dokumenttitel"/>
    <w:rsid w:val="001C097A"/>
    <w:pPr>
      <w:spacing w:before="2000"/>
    </w:pPr>
    <w:rPr>
      <w:sz w:val="32"/>
    </w:rPr>
  </w:style>
  <w:style w:type="paragraph" w:customStyle="1" w:styleId="Dok-Nummer">
    <w:name w:val="Dok-Nummer"/>
    <w:basedOn w:val="Normal"/>
    <w:rsid w:val="001C097A"/>
    <w:pPr>
      <w:keepLines/>
      <w:spacing w:before="60" w:after="60" w:line="100" w:lineRule="atLeast"/>
    </w:pPr>
    <w:rPr>
      <w:rFonts w:ascii="Garamond" w:hAnsi="Garamond"/>
    </w:rPr>
  </w:style>
  <w:style w:type="paragraph" w:customStyle="1" w:styleId="TitelFuinfos">
    <w:name w:val="Titel Fußinfos"/>
    <w:basedOn w:val="FootnoteText"/>
    <w:rsid w:val="001C097A"/>
    <w:pPr>
      <w:keepLines/>
      <w:spacing w:before="60" w:after="60" w:line="100" w:lineRule="atLeast"/>
    </w:pPr>
  </w:style>
  <w:style w:type="paragraph" w:customStyle="1" w:styleId="Platzhalter">
    <w:name w:val="Platzhalter"/>
    <w:basedOn w:val="Auftraggeber"/>
    <w:rsid w:val="001C097A"/>
  </w:style>
  <w:style w:type="paragraph" w:customStyle="1" w:styleId="berschriftIHVZ">
    <w:name w:val="Überschrift IHVZ"/>
    <w:basedOn w:val="Heading1"/>
    <w:rsid w:val="001C097A"/>
    <w:pPr>
      <w:ind w:left="0" w:firstLine="0"/>
    </w:pPr>
  </w:style>
  <w:style w:type="paragraph" w:customStyle="1" w:styleId="Kopfzeile1Zeile">
    <w:name w:val="Kopfzeile 1. Zeile"/>
    <w:basedOn w:val="Header"/>
    <w:rsid w:val="001C097A"/>
  </w:style>
  <w:style w:type="paragraph" w:customStyle="1" w:styleId="Bild">
    <w:name w:val="Bild"/>
    <w:basedOn w:val="Normal"/>
    <w:next w:val="Normal"/>
    <w:rsid w:val="001C097A"/>
  </w:style>
  <w:style w:type="paragraph" w:customStyle="1" w:styleId="TabelleKopf">
    <w:name w:val="Tabelle Kopf"/>
    <w:basedOn w:val="Normal"/>
    <w:rsid w:val="001C097A"/>
    <w:pPr>
      <w:keepNext/>
      <w:keepLines/>
      <w:spacing w:before="120" w:after="120"/>
    </w:pPr>
    <w:rPr>
      <w:b/>
    </w:rPr>
  </w:style>
  <w:style w:type="paragraph" w:customStyle="1" w:styleId="TabelleText">
    <w:name w:val="Tabelle Text"/>
    <w:basedOn w:val="Normal"/>
    <w:rsid w:val="001C097A"/>
    <w:pPr>
      <w:spacing w:before="60" w:after="60"/>
    </w:pPr>
    <w:rPr>
      <w:sz w:val="18"/>
    </w:rPr>
  </w:style>
  <w:style w:type="paragraph" w:customStyle="1" w:styleId="Erstelldatum">
    <w:name w:val="Erstelldatum"/>
    <w:basedOn w:val="Normal"/>
    <w:rsid w:val="001C097A"/>
    <w:pPr>
      <w:keepLines/>
      <w:spacing w:before="60" w:after="60" w:line="100" w:lineRule="atLeast"/>
    </w:pPr>
    <w:rPr>
      <w:rFonts w:ascii="Garamond" w:hAnsi="Garamond"/>
    </w:rPr>
  </w:style>
  <w:style w:type="paragraph" w:customStyle="1" w:styleId="Code0">
    <w:name w:val="Code"/>
    <w:basedOn w:val="Normal"/>
    <w:rsid w:val="001C097A"/>
    <w:pPr>
      <w:shd w:val="clear" w:color="auto" w:fill="E5E5E5"/>
      <w:spacing w:after="0"/>
    </w:pPr>
    <w:rPr>
      <w:rFonts w:ascii="Lucida Console" w:hAnsi="Lucida Console"/>
    </w:rPr>
  </w:style>
  <w:style w:type="paragraph" w:customStyle="1" w:styleId="Grafikplain">
    <w:name w:val="Grafik_plain"/>
    <w:basedOn w:val="Normal"/>
    <w:rsid w:val="001C097A"/>
    <w:pPr>
      <w:spacing w:after="0" w:line="100" w:lineRule="atLeast"/>
      <w:jc w:val="center"/>
    </w:pPr>
    <w:rPr>
      <w:b/>
      <w:color w:val="FFFFFF"/>
      <w:sz w:val="18"/>
    </w:rPr>
  </w:style>
  <w:style w:type="paragraph" w:customStyle="1" w:styleId="TitelzeileProjekt">
    <w:name w:val="Titelzeile Projekt"/>
    <w:basedOn w:val="Dokumentart"/>
    <w:next w:val="Normal"/>
    <w:rsid w:val="001C097A"/>
    <w:pPr>
      <w:spacing w:before="0" w:after="380" w:line="1200" w:lineRule="exact"/>
    </w:pPr>
    <w:rPr>
      <w:b w:val="0"/>
      <w:spacing w:val="20"/>
      <w:sz w:val="96"/>
    </w:rPr>
  </w:style>
  <w:style w:type="paragraph" w:customStyle="1" w:styleId="TitelzeileKunde">
    <w:name w:val="Titelzeile Kunde"/>
    <w:basedOn w:val="Dokumentart"/>
    <w:rsid w:val="001C097A"/>
    <w:pPr>
      <w:spacing w:before="0" w:after="140"/>
    </w:pPr>
  </w:style>
  <w:style w:type="paragraph" w:customStyle="1" w:styleId="KopfzeileLogo">
    <w:name w:val="Kopfzeile Logo"/>
    <w:basedOn w:val="Header"/>
    <w:rsid w:val="001C097A"/>
    <w:pPr>
      <w:spacing w:before="360"/>
    </w:pPr>
  </w:style>
  <w:style w:type="paragraph" w:customStyle="1" w:styleId="berschrift1IHVZ">
    <w:name w:val="Überschrift 1 IHVZ"/>
    <w:basedOn w:val="Heading1"/>
    <w:next w:val="Normal"/>
    <w:rsid w:val="001C097A"/>
    <w:pPr>
      <w:ind w:left="0" w:firstLine="0"/>
    </w:pPr>
  </w:style>
  <w:style w:type="paragraph" w:customStyle="1" w:styleId="Aufzhlungnumeriert">
    <w:name w:val="Aufzählung numeriert"/>
    <w:basedOn w:val="Aufzhlung"/>
    <w:rsid w:val="001C097A"/>
  </w:style>
  <w:style w:type="paragraph" w:customStyle="1" w:styleId="TabelleAufzhlung">
    <w:name w:val="Tabelle Aufzählung"/>
    <w:basedOn w:val="Normal"/>
    <w:rsid w:val="001C097A"/>
  </w:style>
  <w:style w:type="paragraph" w:customStyle="1" w:styleId="Tabelleberschrift">
    <w:name w:val="Tabelle Überschrift"/>
    <w:basedOn w:val="Normal"/>
    <w:rsid w:val="001C097A"/>
  </w:style>
  <w:style w:type="paragraph" w:customStyle="1" w:styleId="Tabelleberschriftblau">
    <w:name w:val="Tabelle Überschrift blau"/>
    <w:basedOn w:val="Normal"/>
    <w:rsid w:val="001C097A"/>
    <w:pPr>
      <w:tabs>
        <w:tab w:val="left" w:pos="170"/>
      </w:tabs>
    </w:pPr>
    <w:rPr>
      <w:b/>
      <w:smallCaps/>
      <w:color w:val="0000FF"/>
      <w:sz w:val="18"/>
    </w:rPr>
  </w:style>
  <w:style w:type="paragraph" w:customStyle="1" w:styleId="berschriftAnhang">
    <w:name w:val="Überschrift Anhang"/>
    <w:basedOn w:val="Heading1"/>
    <w:next w:val="Normal"/>
    <w:rsid w:val="001C097A"/>
  </w:style>
  <w:style w:type="paragraph" w:customStyle="1" w:styleId="Fuzeilequer">
    <w:name w:val="Fußzeile quer"/>
    <w:basedOn w:val="Footer"/>
    <w:rsid w:val="001C097A"/>
    <w:pPr>
      <w:tabs>
        <w:tab w:val="center" w:pos="6663"/>
        <w:tab w:val="right" w:pos="13467"/>
      </w:tabs>
      <w:ind w:right="-1"/>
    </w:pPr>
  </w:style>
  <w:style w:type="paragraph" w:customStyle="1" w:styleId="dummy">
    <w:name w:val="dummy"/>
    <w:basedOn w:val="Normal"/>
    <w:rsid w:val="001C097A"/>
    <w:pPr>
      <w:keepLines/>
      <w:spacing w:before="4000" w:after="60" w:line="600" w:lineRule="exact"/>
    </w:pPr>
    <w:rPr>
      <w:b/>
      <w:sz w:val="48"/>
    </w:rPr>
  </w:style>
  <w:style w:type="paragraph" w:customStyle="1" w:styleId="KopfzeileFax">
    <w:name w:val="Kopfzeile Fax"/>
    <w:basedOn w:val="Header"/>
    <w:rsid w:val="001C097A"/>
    <w:pPr>
      <w:tabs>
        <w:tab w:val="center" w:pos="4536"/>
      </w:tabs>
      <w:spacing w:before="840" w:after="0" w:line="280" w:lineRule="exact"/>
    </w:pPr>
    <w:rPr>
      <w:caps/>
    </w:rPr>
  </w:style>
  <w:style w:type="paragraph" w:customStyle="1" w:styleId="Aufzhlungnumeng">
    <w:name w:val="Aufzählung num. eng"/>
    <w:basedOn w:val="Normal"/>
    <w:rsid w:val="001C097A"/>
    <w:pPr>
      <w:spacing w:after="0"/>
    </w:pPr>
  </w:style>
  <w:style w:type="paragraph" w:customStyle="1" w:styleId="Aufzhlung2eng">
    <w:name w:val="Aufzählung 2 eng"/>
    <w:basedOn w:val="Normal"/>
    <w:rsid w:val="001C097A"/>
    <w:pPr>
      <w:tabs>
        <w:tab w:val="num" w:pos="360"/>
        <w:tab w:val="left" w:pos="1418"/>
        <w:tab w:val="left" w:pos="1426"/>
        <w:tab w:val="left" w:pos="1434"/>
        <w:tab w:val="left" w:pos="1643"/>
      </w:tabs>
      <w:spacing w:after="0"/>
      <w:ind w:left="717" w:hanging="283"/>
    </w:pPr>
  </w:style>
  <w:style w:type="paragraph" w:customStyle="1" w:styleId="AufzStrich">
    <w:name w:val="Aufz Strich"/>
    <w:basedOn w:val="Normal"/>
    <w:rsid w:val="001C097A"/>
    <w:pPr>
      <w:spacing w:after="120"/>
    </w:pPr>
    <w:rPr>
      <w:rFonts w:ascii="Times New Roman" w:hAnsi="Times New Roman"/>
    </w:rPr>
  </w:style>
  <w:style w:type="paragraph" w:customStyle="1" w:styleId="Anmerkung">
    <w:name w:val="Anmerkung"/>
    <w:basedOn w:val="Normal"/>
    <w:next w:val="Normal"/>
    <w:rsid w:val="001C097A"/>
    <w:pPr>
      <w:spacing w:after="120"/>
      <w:ind w:left="567" w:firstLine="1"/>
    </w:pPr>
    <w:rPr>
      <w:rFonts w:ascii="Times New Roman" w:hAnsi="Times New Roman"/>
    </w:rPr>
  </w:style>
  <w:style w:type="paragraph" w:customStyle="1" w:styleId="AufzStrichAnmerkung">
    <w:name w:val="Aufz Strich Anmerkung"/>
    <w:basedOn w:val="Anmerkung"/>
    <w:rsid w:val="001C097A"/>
  </w:style>
  <w:style w:type="paragraph" w:customStyle="1" w:styleId="Aufzhlung3">
    <w:name w:val="Aufzählung3"/>
    <w:basedOn w:val="Normal"/>
    <w:rsid w:val="001C097A"/>
    <w:rPr>
      <w:rFonts w:ascii="Times New Roman" w:hAnsi="Times New Roman"/>
      <w:i/>
    </w:rPr>
  </w:style>
  <w:style w:type="paragraph" w:customStyle="1" w:styleId="PunktAufzhl1">
    <w:name w:val="Punkt Aufzähl 1"/>
    <w:basedOn w:val="Normal"/>
    <w:rsid w:val="001C097A"/>
    <w:pPr>
      <w:tabs>
        <w:tab w:val="left" w:pos="568"/>
        <w:tab w:val="left" w:pos="10207"/>
      </w:tabs>
      <w:ind w:left="284" w:hanging="284"/>
    </w:pPr>
  </w:style>
  <w:style w:type="paragraph" w:customStyle="1" w:styleId="AnhangmitA">
    <w:name w:val="Anhang mit # (A)"/>
    <w:basedOn w:val="Normal"/>
    <w:next w:val="Normal"/>
    <w:rsid w:val="001C097A"/>
    <w:pPr>
      <w:keepNext/>
      <w:pageBreakBefore/>
      <w:tabs>
        <w:tab w:val="left" w:pos="1702"/>
        <w:tab w:val="left" w:pos="3686"/>
        <w:tab w:val="left" w:pos="10774"/>
      </w:tabs>
      <w:spacing w:before="720"/>
      <w:ind w:left="851" w:hanging="851"/>
    </w:pPr>
    <w:rPr>
      <w:b/>
      <w:sz w:val="28"/>
    </w:rPr>
  </w:style>
  <w:style w:type="paragraph" w:customStyle="1" w:styleId="PunktAufzhl2">
    <w:name w:val="Punkt Aufzähl 2"/>
    <w:basedOn w:val="Normal"/>
    <w:rsid w:val="001C097A"/>
    <w:pPr>
      <w:tabs>
        <w:tab w:val="left" w:pos="1419"/>
        <w:tab w:val="left" w:pos="2269"/>
        <w:tab w:val="left" w:pos="11058"/>
      </w:tabs>
      <w:ind w:left="1135" w:hanging="284"/>
    </w:pPr>
  </w:style>
  <w:style w:type="paragraph" w:customStyle="1" w:styleId="AufZhl1">
    <w:name w:val="AufZähl1"/>
    <w:basedOn w:val="Normal"/>
    <w:rsid w:val="001C097A"/>
  </w:style>
  <w:style w:type="paragraph" w:customStyle="1" w:styleId="TabText">
    <w:name w:val="Tab Text"/>
    <w:basedOn w:val="Normal"/>
    <w:rsid w:val="001C097A"/>
    <w:pPr>
      <w:spacing w:after="70" w:line="240" w:lineRule="exact"/>
    </w:pPr>
    <w:rPr>
      <w:sz w:val="18"/>
    </w:rPr>
  </w:style>
  <w:style w:type="paragraph" w:customStyle="1" w:styleId="Tabber">
    <w:name w:val="Tab Über"/>
    <w:basedOn w:val="Normal"/>
    <w:rsid w:val="001C097A"/>
    <w:rPr>
      <w:b/>
      <w:spacing w:val="20"/>
      <w:sz w:val="18"/>
    </w:rPr>
  </w:style>
  <w:style w:type="paragraph" w:customStyle="1" w:styleId="TabelleTextSchnittstellenbeschreibung">
    <w:name w:val="Tabelle Text Schnittstellenbeschreibung"/>
    <w:basedOn w:val="TabelleText"/>
    <w:rsid w:val="001C097A"/>
    <w:pPr>
      <w:spacing w:before="40" w:after="40"/>
    </w:pPr>
  </w:style>
  <w:style w:type="paragraph" w:customStyle="1" w:styleId="Aufzhlungeng">
    <w:name w:val="Aufzählung eng"/>
    <w:basedOn w:val="Aufzhlung"/>
    <w:rsid w:val="001C097A"/>
    <w:pPr>
      <w:spacing w:after="0"/>
      <w:ind w:left="357" w:hanging="357"/>
    </w:pPr>
  </w:style>
  <w:style w:type="paragraph" w:customStyle="1" w:styleId="DefinitionList">
    <w:name w:val="Definition List"/>
    <w:basedOn w:val="Normal"/>
    <w:next w:val="Normal"/>
    <w:rsid w:val="001C097A"/>
    <w:pPr>
      <w:ind w:left="360" w:firstLine="1"/>
    </w:pPr>
  </w:style>
  <w:style w:type="paragraph" w:customStyle="1" w:styleId="TextkrperEng">
    <w:name w:val="Textkörper_Eng"/>
    <w:basedOn w:val="Normal"/>
    <w:rsid w:val="001C097A"/>
    <w:pPr>
      <w:spacing w:after="0" w:line="100" w:lineRule="atLeast"/>
    </w:pPr>
    <w:rPr>
      <w:sz w:val="18"/>
    </w:rPr>
  </w:style>
  <w:style w:type="paragraph" w:customStyle="1" w:styleId="Grafikplainsmall">
    <w:name w:val="Grafik_plain_small"/>
    <w:basedOn w:val="Grafikplain"/>
    <w:rsid w:val="001C097A"/>
    <w:rPr>
      <w:sz w:val="10"/>
    </w:rPr>
  </w:style>
  <w:style w:type="paragraph" w:customStyle="1" w:styleId="Grafikplainmedium">
    <w:name w:val="Grafik_plain_medium"/>
    <w:basedOn w:val="Normal"/>
    <w:rsid w:val="001C097A"/>
    <w:rPr>
      <w:sz w:val="16"/>
    </w:rPr>
  </w:style>
  <w:style w:type="paragraph" w:customStyle="1" w:styleId="Normal1">
    <w:name w:val="Normal1"/>
    <w:basedOn w:val="Normal"/>
    <w:rsid w:val="001C097A"/>
    <w:pPr>
      <w:autoSpaceDE w:val="0"/>
    </w:pPr>
    <w:rPr>
      <w:rFonts w:eastAsia="Verdana" w:cs="Verdana"/>
      <w:szCs w:val="20"/>
    </w:rPr>
  </w:style>
  <w:style w:type="paragraph" w:customStyle="1" w:styleId="Kstchen2">
    <w:name w:val="Kästchen 2"/>
    <w:basedOn w:val="Normal"/>
    <w:rsid w:val="001C097A"/>
    <w:pPr>
      <w:numPr>
        <w:numId w:val="3"/>
      </w:numPr>
    </w:pPr>
  </w:style>
  <w:style w:type="character" w:customStyle="1" w:styleId="ZchnZchn1">
    <w:name w:val="Zchn Zchn1"/>
    <w:basedOn w:val="DefaultParagraphFont"/>
    <w:rsid w:val="001C097A"/>
    <w:rPr>
      <w:rFonts w:ascii="Verdana" w:hAnsi="Verdana"/>
      <w:b/>
      <w:kern w:val="1"/>
      <w:sz w:val="36"/>
      <w:szCs w:val="24"/>
      <w:lang w:val="de-DE" w:eastAsia="ar-SA" w:bidi="ar-SA"/>
    </w:rPr>
  </w:style>
  <w:style w:type="character" w:customStyle="1" w:styleId="ZchnZchn">
    <w:name w:val="Zchn Zchn"/>
    <w:basedOn w:val="ZchnZchn1"/>
    <w:rsid w:val="001C097A"/>
    <w:rPr>
      <w:rFonts w:ascii="Verdana" w:hAnsi="Verdana"/>
      <w:b/>
      <w:kern w:val="1"/>
      <w:sz w:val="28"/>
      <w:szCs w:val="24"/>
      <w:lang w:val="de-DE" w:eastAsia="ar-SA" w:bidi="ar-SA"/>
    </w:rPr>
  </w:style>
  <w:style w:type="paragraph" w:styleId="BalloonText">
    <w:name w:val="Balloon Text"/>
    <w:basedOn w:val="Normal"/>
    <w:semiHidden/>
    <w:rsid w:val="001C097A"/>
    <w:rPr>
      <w:rFonts w:ascii="Tahoma" w:hAnsi="Tahoma" w:cs="Tahoma"/>
      <w:sz w:val="16"/>
      <w:szCs w:val="16"/>
    </w:rPr>
  </w:style>
  <w:style w:type="character" w:customStyle="1" w:styleId="hl">
    <w:name w:val="hl"/>
    <w:basedOn w:val="DefaultParagraphFont"/>
    <w:rsid w:val="003F3952"/>
  </w:style>
  <w:style w:type="paragraph" w:customStyle="1" w:styleId="Heading1-Numbered">
    <w:name w:val="Heading 1 - Numbered"/>
    <w:basedOn w:val="Heading1"/>
    <w:rsid w:val="00405741"/>
    <w:pPr>
      <w:keepLines w:val="0"/>
      <w:numPr>
        <w:numId w:val="4"/>
      </w:numPr>
      <w:suppressAutoHyphens w:val="0"/>
      <w:spacing w:before="240" w:after="60" w:line="240" w:lineRule="auto"/>
    </w:pPr>
    <w:rPr>
      <w:rFonts w:ascii="Arial" w:eastAsia="SimSun" w:hAnsi="Arial" w:cs="Arial"/>
      <w:bCs/>
      <w:kern w:val="32"/>
      <w:sz w:val="28"/>
      <w:szCs w:val="32"/>
      <w:lang w:val="en-US" w:eastAsia="zh-CN"/>
    </w:rPr>
  </w:style>
  <w:style w:type="paragraph" w:customStyle="1" w:styleId="DefaultText">
    <w:name w:val="Default Text"/>
    <w:basedOn w:val="Normal"/>
    <w:rsid w:val="0032311A"/>
    <w:pPr>
      <w:tabs>
        <w:tab w:val="right" w:pos="9270"/>
      </w:tabs>
      <w:suppressAutoHyphens w:val="0"/>
      <w:spacing w:before="120" w:after="0" w:line="240" w:lineRule="auto"/>
      <w:ind w:left="504"/>
    </w:pPr>
    <w:rPr>
      <w:rFonts w:ascii="Garamond" w:hAnsi="Garamond"/>
      <w:szCs w:val="20"/>
      <w:lang w:val="en-US" w:eastAsia="en-US"/>
    </w:rPr>
  </w:style>
  <w:style w:type="paragraph" w:customStyle="1" w:styleId="Bullet">
    <w:name w:val="Bullet"/>
    <w:basedOn w:val="Normal"/>
    <w:rsid w:val="0032311A"/>
    <w:pPr>
      <w:numPr>
        <w:numId w:val="6"/>
      </w:numPr>
      <w:suppressAutoHyphens w:val="0"/>
      <w:spacing w:before="120" w:after="0" w:line="240" w:lineRule="auto"/>
    </w:pPr>
    <w:rPr>
      <w:rFonts w:ascii="Garamond" w:hAnsi="Garamond"/>
      <w:szCs w:val="20"/>
      <w:lang w:val="en-US" w:eastAsia="en-US"/>
    </w:rPr>
  </w:style>
  <w:style w:type="paragraph" w:customStyle="1" w:styleId="NumberList">
    <w:name w:val="Number List"/>
    <w:basedOn w:val="Normal"/>
    <w:rsid w:val="0032311A"/>
    <w:pPr>
      <w:numPr>
        <w:numId w:val="5"/>
      </w:numPr>
      <w:suppressAutoHyphens w:val="0"/>
      <w:spacing w:before="120" w:after="0" w:line="240" w:lineRule="auto"/>
    </w:pPr>
    <w:rPr>
      <w:rFonts w:ascii="Garamond" w:hAnsi="Garamond"/>
      <w:snapToGrid w:val="0"/>
      <w:szCs w:val="20"/>
      <w:lang w:val="en-US" w:eastAsia="en-US"/>
    </w:rPr>
  </w:style>
  <w:style w:type="paragraph" w:customStyle="1" w:styleId="dell">
    <w:name w:val="dell"/>
    <w:basedOn w:val="BodyText2"/>
    <w:rsid w:val="0032311A"/>
    <w:pPr>
      <w:tabs>
        <w:tab w:val="left" w:pos="5850"/>
      </w:tabs>
      <w:suppressAutoHyphens w:val="0"/>
      <w:spacing w:after="0" w:line="240" w:lineRule="auto"/>
    </w:pPr>
    <w:rPr>
      <w:rFonts w:ascii="Arial (W1)" w:hAnsi="Arial (W1)"/>
      <w:szCs w:val="20"/>
      <w:lang w:eastAsia="en-US"/>
    </w:rPr>
  </w:style>
  <w:style w:type="paragraph" w:styleId="BodyText2">
    <w:name w:val="Body Text 2"/>
    <w:basedOn w:val="Normal"/>
    <w:rsid w:val="0032311A"/>
    <w:pPr>
      <w:spacing w:after="120" w:line="480" w:lineRule="auto"/>
    </w:pPr>
  </w:style>
  <w:style w:type="table" w:styleId="TableGrid">
    <w:name w:val="Table Grid"/>
    <w:basedOn w:val="TableNormal"/>
    <w:rsid w:val="00EA68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9B578E"/>
    <w:pPr>
      <w:suppressAutoHyphens w:val="0"/>
      <w:spacing w:before="280" w:after="0" w:line="240" w:lineRule="auto"/>
    </w:pPr>
    <w:rPr>
      <w:rFonts w:ascii="Times New Roman" w:hAnsi="Times New Roman"/>
    </w:rPr>
  </w:style>
  <w:style w:type="paragraph" w:styleId="ListParagraph">
    <w:name w:val="List Paragraph"/>
    <w:basedOn w:val="Normal"/>
    <w:uiPriority w:val="34"/>
    <w:qFormat/>
    <w:rsid w:val="009B578E"/>
    <w:pPr>
      <w:ind w:left="720"/>
      <w:contextualSpacing/>
    </w:pPr>
  </w:style>
  <w:style w:type="character" w:styleId="CommentReference">
    <w:name w:val="annotation reference"/>
    <w:basedOn w:val="DefaultParagraphFont"/>
    <w:rsid w:val="008B791D"/>
    <w:rPr>
      <w:sz w:val="16"/>
      <w:szCs w:val="16"/>
    </w:rPr>
  </w:style>
  <w:style w:type="paragraph" w:styleId="CommentText">
    <w:name w:val="annotation text"/>
    <w:basedOn w:val="Normal"/>
    <w:link w:val="CommentTextChar"/>
    <w:rsid w:val="008B791D"/>
    <w:rPr>
      <w:szCs w:val="20"/>
    </w:rPr>
  </w:style>
  <w:style w:type="character" w:customStyle="1" w:styleId="CommentTextChar">
    <w:name w:val="Comment Text Char"/>
    <w:basedOn w:val="DefaultParagraphFont"/>
    <w:link w:val="CommentText"/>
    <w:rsid w:val="008B791D"/>
    <w:rPr>
      <w:rFonts w:ascii="Verdana" w:hAnsi="Verdana"/>
      <w:lang w:eastAsia="ar-SA"/>
    </w:rPr>
  </w:style>
  <w:style w:type="paragraph" w:styleId="CommentSubject">
    <w:name w:val="annotation subject"/>
    <w:basedOn w:val="CommentText"/>
    <w:next w:val="CommentText"/>
    <w:link w:val="CommentSubjectChar"/>
    <w:rsid w:val="008B791D"/>
    <w:rPr>
      <w:b/>
      <w:bCs/>
    </w:rPr>
  </w:style>
  <w:style w:type="character" w:customStyle="1" w:styleId="CommentSubjectChar">
    <w:name w:val="Comment Subject Char"/>
    <w:basedOn w:val="CommentTextChar"/>
    <w:link w:val="CommentSubject"/>
    <w:rsid w:val="008B791D"/>
    <w:rPr>
      <w:rFonts w:ascii="Verdana" w:hAnsi="Verdana"/>
      <w:b/>
      <w:bCs/>
      <w:lang w:eastAsia="ar-SA"/>
    </w:rPr>
  </w:style>
  <w:style w:type="table" w:styleId="LightShading-Accent1">
    <w:name w:val="Light Shading Accent 1"/>
    <w:basedOn w:val="TableNormal"/>
    <w:uiPriority w:val="60"/>
    <w:rsid w:val="00C83931"/>
    <w:rPr>
      <w:rFonts w:asciiTheme="minorHAnsi" w:eastAsiaTheme="minorEastAsia" w:hAnsiTheme="minorHAnsi" w:cstheme="minorBidi"/>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eofFigures">
    <w:name w:val="table of figures"/>
    <w:basedOn w:val="Normal"/>
    <w:next w:val="Normal"/>
    <w:uiPriority w:val="99"/>
    <w:rsid w:val="00E73FA2"/>
    <w:pPr>
      <w:ind w:left="480" w:hanging="480"/>
    </w:pPr>
  </w:style>
  <w:style w:type="paragraph" w:styleId="TableofAuthorities">
    <w:name w:val="table of authorities"/>
    <w:basedOn w:val="Normal"/>
    <w:next w:val="Normal"/>
    <w:rsid w:val="00E73FA2"/>
    <w:pPr>
      <w:ind w:left="240" w:hanging="240"/>
    </w:pPr>
  </w:style>
  <w:style w:type="paragraph" w:styleId="TOAHeading">
    <w:name w:val="toa heading"/>
    <w:basedOn w:val="Normal"/>
    <w:next w:val="Normal"/>
    <w:rsid w:val="00E73FA2"/>
    <w:pPr>
      <w:spacing w:before="120"/>
    </w:pPr>
    <w:rPr>
      <w:rFonts w:ascii="Arial" w:hAnsi="Arial"/>
      <w:b/>
      <w:szCs w:val="24"/>
    </w:rPr>
  </w:style>
  <w:style w:type="character" w:customStyle="1" w:styleId="dnindex">
    <w:name w:val="dnindex"/>
    <w:basedOn w:val="DefaultParagraphFont"/>
    <w:rsid w:val="00556E2A"/>
  </w:style>
  <w:style w:type="character" w:customStyle="1" w:styleId="apple-converted-space">
    <w:name w:val="apple-converted-space"/>
    <w:basedOn w:val="DefaultParagraphFont"/>
    <w:rsid w:val="00556E2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84256D"/>
    <w:pPr>
      <w:suppressAutoHyphens/>
      <w:spacing w:after="140" w:line="280" w:lineRule="atLeast"/>
      <w:jc w:val="both"/>
    </w:pPr>
    <w:rPr>
      <w:rFonts w:asciiTheme="minorHAnsi" w:hAnsiTheme="minorHAnsi" w:cstheme="minorHAnsi"/>
      <w:sz w:val="24"/>
      <w:szCs w:val="21"/>
      <w:lang w:val="en-GB" w:eastAsia="ar-SA"/>
    </w:rPr>
  </w:style>
  <w:style w:type="paragraph" w:styleId="berschrift1">
    <w:name w:val="heading 1"/>
    <w:aliases w:val="Heading 1a"/>
    <w:basedOn w:val="Standard"/>
    <w:next w:val="Standard"/>
    <w:qFormat/>
    <w:rsid w:val="00DF45F8"/>
    <w:pPr>
      <w:keepNext/>
      <w:keepLines/>
      <w:numPr>
        <w:numId w:val="2"/>
      </w:numPr>
      <w:spacing w:before="720" w:after="142"/>
      <w:outlineLvl w:val="0"/>
    </w:pPr>
    <w:rPr>
      <w:b/>
      <w:kern w:val="1"/>
      <w:sz w:val="36"/>
    </w:rPr>
  </w:style>
  <w:style w:type="paragraph" w:styleId="berschrift2">
    <w:name w:val="heading 2"/>
    <w:aliases w:val="h2,2,Header 2,heading 2"/>
    <w:basedOn w:val="berschrift1"/>
    <w:next w:val="Standard"/>
    <w:qFormat/>
    <w:rsid w:val="00DF45F8"/>
    <w:pPr>
      <w:numPr>
        <w:ilvl w:val="1"/>
      </w:numPr>
      <w:spacing w:before="360" w:after="238"/>
      <w:outlineLvl w:val="1"/>
    </w:pPr>
    <w:rPr>
      <w:sz w:val="28"/>
    </w:rPr>
  </w:style>
  <w:style w:type="paragraph" w:styleId="berschrift3">
    <w:name w:val="heading 3"/>
    <w:basedOn w:val="Standard"/>
    <w:next w:val="Standard"/>
    <w:qFormat/>
    <w:rsid w:val="001C097A"/>
    <w:pPr>
      <w:keepNext/>
      <w:keepLines/>
      <w:numPr>
        <w:ilvl w:val="2"/>
        <w:numId w:val="2"/>
      </w:numPr>
      <w:spacing w:before="240" w:after="60"/>
      <w:outlineLvl w:val="2"/>
    </w:pPr>
    <w:rPr>
      <w:b/>
    </w:rPr>
  </w:style>
  <w:style w:type="paragraph" w:styleId="berschrift4">
    <w:name w:val="heading 4"/>
    <w:basedOn w:val="Standard"/>
    <w:next w:val="Standard"/>
    <w:qFormat/>
    <w:rsid w:val="001C097A"/>
    <w:pPr>
      <w:keepNext/>
      <w:keepLines/>
      <w:numPr>
        <w:ilvl w:val="3"/>
        <w:numId w:val="2"/>
      </w:numPr>
      <w:spacing w:before="240" w:after="240"/>
      <w:outlineLvl w:val="3"/>
    </w:pPr>
    <w:rPr>
      <w:b/>
    </w:rPr>
  </w:style>
  <w:style w:type="paragraph" w:styleId="berschrift5">
    <w:name w:val="heading 5"/>
    <w:basedOn w:val="Standard"/>
    <w:next w:val="Standard"/>
    <w:qFormat/>
    <w:rsid w:val="001C097A"/>
    <w:pPr>
      <w:numPr>
        <w:ilvl w:val="4"/>
        <w:numId w:val="2"/>
      </w:numPr>
      <w:spacing w:before="240" w:after="60"/>
      <w:outlineLvl w:val="4"/>
    </w:pPr>
  </w:style>
  <w:style w:type="paragraph" w:styleId="berschrift6">
    <w:name w:val="heading 6"/>
    <w:basedOn w:val="Standard"/>
    <w:next w:val="Standard"/>
    <w:qFormat/>
    <w:rsid w:val="001C097A"/>
    <w:pPr>
      <w:numPr>
        <w:ilvl w:val="5"/>
        <w:numId w:val="2"/>
      </w:numPr>
      <w:spacing w:before="240" w:after="60"/>
      <w:outlineLvl w:val="5"/>
    </w:pPr>
    <w:rPr>
      <w:rFonts w:ascii="Times New Roman" w:hAnsi="Times New Roman"/>
      <w:i/>
    </w:rPr>
  </w:style>
  <w:style w:type="paragraph" w:styleId="berschrift7">
    <w:name w:val="heading 7"/>
    <w:basedOn w:val="Standard"/>
    <w:next w:val="Standard"/>
    <w:qFormat/>
    <w:rsid w:val="001C097A"/>
    <w:pPr>
      <w:numPr>
        <w:ilvl w:val="6"/>
        <w:numId w:val="2"/>
      </w:numPr>
      <w:spacing w:before="240" w:after="60"/>
      <w:outlineLvl w:val="6"/>
    </w:pPr>
  </w:style>
  <w:style w:type="paragraph" w:styleId="berschrift8">
    <w:name w:val="heading 8"/>
    <w:basedOn w:val="Standard"/>
    <w:next w:val="Standard"/>
    <w:qFormat/>
    <w:rsid w:val="001C097A"/>
    <w:pPr>
      <w:numPr>
        <w:ilvl w:val="7"/>
        <w:numId w:val="2"/>
      </w:numPr>
      <w:spacing w:before="240" w:after="60"/>
      <w:outlineLvl w:val="7"/>
    </w:pPr>
    <w:rPr>
      <w:i/>
    </w:rPr>
  </w:style>
  <w:style w:type="paragraph" w:styleId="berschrift9">
    <w:name w:val="heading 9"/>
    <w:basedOn w:val="Standard"/>
    <w:next w:val="Standard"/>
    <w:qFormat/>
    <w:rsid w:val="001C097A"/>
    <w:pPr>
      <w:numPr>
        <w:ilvl w:val="8"/>
        <w:numId w:val="2"/>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1C097A"/>
  </w:style>
  <w:style w:type="character" w:styleId="Seitenzahl">
    <w:name w:val="page number"/>
    <w:basedOn w:val="Absatzstandardschriftart"/>
    <w:rsid w:val="001C097A"/>
    <w:rPr>
      <w:sz w:val="20"/>
    </w:rPr>
  </w:style>
  <w:style w:type="character" w:customStyle="1" w:styleId="Nummerierungszeichen">
    <w:name w:val="Nummerierungszeichen"/>
    <w:rsid w:val="001C097A"/>
  </w:style>
  <w:style w:type="character" w:customStyle="1" w:styleId="Aufzhlungszeichen1">
    <w:name w:val="Aufzählungszeichen1"/>
    <w:rsid w:val="001C097A"/>
    <w:rPr>
      <w:rFonts w:ascii="StarSymbol" w:eastAsia="StarSymbol" w:hAnsi="StarSymbol" w:cs="StarSymbol"/>
      <w:sz w:val="18"/>
      <w:szCs w:val="18"/>
    </w:rPr>
  </w:style>
  <w:style w:type="character" w:styleId="Link">
    <w:name w:val="Hyperlink"/>
    <w:basedOn w:val="Absatzstandardschriftart"/>
    <w:uiPriority w:val="99"/>
    <w:rsid w:val="001C097A"/>
    <w:rPr>
      <w:color w:val="0000FF"/>
      <w:u w:val="single"/>
    </w:rPr>
  </w:style>
  <w:style w:type="character" w:styleId="Herausstellen">
    <w:name w:val="Emphasis"/>
    <w:basedOn w:val="Absatzstandardschriftart"/>
    <w:qFormat/>
    <w:rsid w:val="001C097A"/>
    <w:rPr>
      <w:b/>
    </w:rPr>
  </w:style>
  <w:style w:type="character" w:styleId="Betont">
    <w:name w:val="Strong"/>
    <w:basedOn w:val="Absatzstandardschriftart"/>
    <w:qFormat/>
    <w:rsid w:val="001C097A"/>
    <w:rPr>
      <w:b/>
    </w:rPr>
  </w:style>
  <w:style w:type="character" w:customStyle="1" w:styleId="Version">
    <w:name w:val="Version"/>
    <w:basedOn w:val="Absatzstandardschriftart"/>
    <w:rsid w:val="001C097A"/>
  </w:style>
  <w:style w:type="character" w:customStyle="1" w:styleId="Programmcode">
    <w:name w:val="Programmcode"/>
    <w:basedOn w:val="Absatzstandardschriftart"/>
    <w:rsid w:val="001C097A"/>
    <w:rPr>
      <w:rFonts w:ascii="Lucida Console" w:hAnsi="Lucida Console"/>
    </w:rPr>
  </w:style>
  <w:style w:type="character" w:customStyle="1" w:styleId="Querverweis">
    <w:name w:val="Querverweis"/>
    <w:basedOn w:val="Absatzstandardschriftart"/>
    <w:rsid w:val="001C097A"/>
    <w:rPr>
      <w:i/>
    </w:rPr>
  </w:style>
  <w:style w:type="character" w:customStyle="1" w:styleId="Pfad">
    <w:name w:val="Pfad"/>
    <w:basedOn w:val="Seitenzahl"/>
    <w:rsid w:val="001C097A"/>
    <w:rPr>
      <w:sz w:val="12"/>
    </w:rPr>
  </w:style>
  <w:style w:type="character" w:customStyle="1" w:styleId="Fuzeilentext">
    <w:name w:val="Fußzeilentext"/>
    <w:basedOn w:val="Absatzstandardschriftart"/>
    <w:rsid w:val="001C097A"/>
    <w:rPr>
      <w:caps/>
      <w:sz w:val="16"/>
    </w:rPr>
  </w:style>
  <w:style w:type="character" w:customStyle="1" w:styleId="CODE">
    <w:name w:val="CODE"/>
    <w:rsid w:val="001C097A"/>
    <w:rPr>
      <w:rFonts w:ascii="Courier New" w:hAnsi="Courier New"/>
      <w:sz w:val="20"/>
    </w:rPr>
  </w:style>
  <w:style w:type="character" w:customStyle="1" w:styleId="frage">
    <w:name w:val="frage"/>
    <w:basedOn w:val="Absatzstandardschriftart"/>
    <w:rsid w:val="001C097A"/>
    <w:rPr>
      <w:b/>
      <w:color w:val="FF0000"/>
    </w:rPr>
  </w:style>
  <w:style w:type="character" w:customStyle="1" w:styleId="Funktion">
    <w:name w:val="Funktion"/>
    <w:basedOn w:val="Absatzstandardschriftart"/>
    <w:rsid w:val="001C097A"/>
    <w:rPr>
      <w:b/>
    </w:rPr>
  </w:style>
  <w:style w:type="character" w:customStyle="1" w:styleId="Normal2">
    <w:name w:val="Normal2"/>
    <w:rsid w:val="001C097A"/>
    <w:rPr>
      <w:rFonts w:ascii="Verdana" w:eastAsia="Verdana" w:hAnsi="Verdana" w:cs="Verdana"/>
      <w:sz w:val="20"/>
      <w:szCs w:val="20"/>
      <w:lang w:val="de-DE"/>
    </w:rPr>
  </w:style>
  <w:style w:type="character" w:customStyle="1" w:styleId="DefaultParagraphFont1">
    <w:name w:val="Default Paragraph Font1"/>
    <w:basedOn w:val="Normal2"/>
    <w:rsid w:val="001C097A"/>
    <w:rPr>
      <w:rFonts w:ascii="Thorndale" w:eastAsia="HG Mincho Light J" w:hAnsi="Thorndale" w:cs="Arial Unicode MS"/>
      <w:sz w:val="24"/>
      <w:szCs w:val="24"/>
      <w:lang w:val="de-DE"/>
    </w:rPr>
  </w:style>
  <w:style w:type="paragraph" w:customStyle="1" w:styleId="berschrift">
    <w:name w:val="Überschrift"/>
    <w:basedOn w:val="Standard"/>
    <w:next w:val="Textkrper"/>
    <w:rsid w:val="001C097A"/>
    <w:pPr>
      <w:keepNext/>
      <w:spacing w:before="240" w:after="120"/>
    </w:pPr>
    <w:rPr>
      <w:rFonts w:eastAsia="Andale Sans UI" w:cs="Tahoma"/>
      <w:sz w:val="28"/>
      <w:szCs w:val="28"/>
    </w:rPr>
  </w:style>
  <w:style w:type="paragraph" w:styleId="Textkrper">
    <w:name w:val="Body Text"/>
    <w:basedOn w:val="Standard"/>
    <w:rsid w:val="001C097A"/>
  </w:style>
  <w:style w:type="paragraph" w:styleId="Liste">
    <w:name w:val="List"/>
    <w:basedOn w:val="Textkrper"/>
    <w:rsid w:val="001C097A"/>
  </w:style>
  <w:style w:type="paragraph" w:styleId="Beschriftung">
    <w:name w:val="caption"/>
    <w:basedOn w:val="Standard"/>
    <w:qFormat/>
    <w:rsid w:val="001C097A"/>
    <w:pPr>
      <w:suppressLineNumbers/>
      <w:spacing w:before="120" w:after="120"/>
    </w:pPr>
    <w:rPr>
      <w:rFonts w:cs="Tahoma"/>
      <w:i/>
      <w:iCs/>
      <w:szCs w:val="20"/>
    </w:rPr>
  </w:style>
  <w:style w:type="paragraph" w:customStyle="1" w:styleId="Verzeichnis">
    <w:name w:val="Verzeichnis"/>
    <w:basedOn w:val="Standard"/>
    <w:rsid w:val="001C097A"/>
    <w:pPr>
      <w:suppressLineNumbers/>
    </w:pPr>
    <w:rPr>
      <w:rFonts w:cs="Tahoma"/>
    </w:rPr>
  </w:style>
  <w:style w:type="paragraph" w:styleId="Textkrpereinzug">
    <w:name w:val="Body Text Indent"/>
    <w:basedOn w:val="Standard"/>
    <w:rsid w:val="001C097A"/>
    <w:pPr>
      <w:spacing w:after="0"/>
      <w:ind w:left="708" w:firstLine="1"/>
    </w:pPr>
    <w:rPr>
      <w:rFonts w:ascii="Univers" w:hAnsi="Univers"/>
    </w:rPr>
  </w:style>
  <w:style w:type="paragraph" w:customStyle="1" w:styleId="Aufzhlung1">
    <w:name w:val="Aufzählung 1"/>
    <w:basedOn w:val="Liste"/>
    <w:rsid w:val="001C097A"/>
    <w:pPr>
      <w:spacing w:after="120"/>
      <w:ind w:left="283" w:hanging="283"/>
    </w:pPr>
  </w:style>
  <w:style w:type="paragraph" w:customStyle="1" w:styleId="Aufzhlung">
    <w:name w:val="Aufzählung"/>
    <w:basedOn w:val="Standard"/>
    <w:rsid w:val="001C097A"/>
    <w:pPr>
      <w:numPr>
        <w:numId w:val="1"/>
      </w:numPr>
      <w:ind w:left="0" w:firstLine="0"/>
    </w:pPr>
  </w:style>
  <w:style w:type="paragraph" w:customStyle="1" w:styleId="Aufzhlung2">
    <w:name w:val="Aufzählung 2"/>
    <w:basedOn w:val="Liste"/>
    <w:rsid w:val="001C097A"/>
    <w:pPr>
      <w:spacing w:after="120"/>
      <w:ind w:left="567" w:hanging="283"/>
    </w:pPr>
  </w:style>
  <w:style w:type="paragraph" w:styleId="Kopfzeile">
    <w:name w:val="header"/>
    <w:basedOn w:val="Standard"/>
    <w:rsid w:val="001C097A"/>
    <w:pPr>
      <w:tabs>
        <w:tab w:val="right" w:pos="9072"/>
      </w:tabs>
    </w:pPr>
  </w:style>
  <w:style w:type="paragraph" w:styleId="Fuzeile">
    <w:name w:val="footer"/>
    <w:basedOn w:val="Standard"/>
    <w:rsid w:val="001C097A"/>
    <w:pPr>
      <w:tabs>
        <w:tab w:val="center" w:pos="4536"/>
        <w:tab w:val="right" w:pos="9072"/>
      </w:tabs>
      <w:spacing w:after="0"/>
    </w:pPr>
    <w:rPr>
      <w:sz w:val="16"/>
    </w:rPr>
  </w:style>
  <w:style w:type="paragraph" w:customStyle="1" w:styleId="TabellenInhalt">
    <w:name w:val="Tabellen Inhalt"/>
    <w:basedOn w:val="Textkrper"/>
    <w:rsid w:val="001C097A"/>
    <w:pPr>
      <w:suppressLineNumbers/>
    </w:pPr>
  </w:style>
  <w:style w:type="paragraph" w:customStyle="1" w:styleId="Tabellenberschrift">
    <w:name w:val="Tabellen Überschrift"/>
    <w:basedOn w:val="TabellenInhalt"/>
    <w:rsid w:val="001C097A"/>
    <w:pPr>
      <w:jc w:val="center"/>
    </w:pPr>
    <w:rPr>
      <w:b/>
      <w:bCs/>
      <w:i/>
      <w:iCs/>
    </w:rPr>
  </w:style>
  <w:style w:type="paragraph" w:styleId="Funotentext">
    <w:name w:val="footnote text"/>
    <w:basedOn w:val="Standard"/>
    <w:semiHidden/>
    <w:rsid w:val="001C097A"/>
  </w:style>
  <w:style w:type="paragraph" w:styleId="Indexberschrift">
    <w:name w:val="index heading"/>
    <w:basedOn w:val="Standard"/>
    <w:next w:val="Index1"/>
    <w:semiHidden/>
    <w:rsid w:val="001C097A"/>
  </w:style>
  <w:style w:type="paragraph" w:styleId="Index1">
    <w:name w:val="index 1"/>
    <w:basedOn w:val="Standard"/>
    <w:next w:val="Standard"/>
    <w:semiHidden/>
    <w:rsid w:val="001C097A"/>
    <w:pPr>
      <w:ind w:left="200" w:hanging="200"/>
    </w:pPr>
  </w:style>
  <w:style w:type="paragraph" w:styleId="Index2">
    <w:name w:val="index 2"/>
    <w:basedOn w:val="Standard"/>
    <w:next w:val="Standard"/>
    <w:semiHidden/>
    <w:rsid w:val="001C097A"/>
    <w:pPr>
      <w:ind w:left="400" w:hanging="200"/>
    </w:pPr>
  </w:style>
  <w:style w:type="paragraph" w:styleId="Index3">
    <w:name w:val="index 3"/>
    <w:basedOn w:val="Standard"/>
    <w:next w:val="Standard"/>
    <w:semiHidden/>
    <w:rsid w:val="001C097A"/>
    <w:pPr>
      <w:ind w:left="600" w:hanging="200"/>
    </w:pPr>
  </w:style>
  <w:style w:type="paragraph" w:styleId="Verzeichnis1">
    <w:name w:val="toc 1"/>
    <w:basedOn w:val="Standard"/>
    <w:next w:val="Standard"/>
    <w:uiPriority w:val="39"/>
    <w:rsid w:val="001C097A"/>
    <w:pPr>
      <w:tabs>
        <w:tab w:val="left" w:pos="709"/>
        <w:tab w:val="right" w:leader="dot" w:pos="9060"/>
      </w:tabs>
      <w:spacing w:before="232" w:after="0"/>
    </w:pPr>
    <w:rPr>
      <w:b/>
    </w:rPr>
  </w:style>
  <w:style w:type="paragraph" w:styleId="Verzeichnis2">
    <w:name w:val="toc 2"/>
    <w:basedOn w:val="Standard"/>
    <w:next w:val="Standard"/>
    <w:uiPriority w:val="39"/>
    <w:rsid w:val="001C097A"/>
    <w:pPr>
      <w:keepNext/>
      <w:tabs>
        <w:tab w:val="left" w:pos="709"/>
        <w:tab w:val="right" w:leader="dot" w:pos="9060"/>
      </w:tabs>
      <w:spacing w:before="60" w:after="0"/>
    </w:pPr>
    <w:rPr>
      <w:b/>
    </w:rPr>
  </w:style>
  <w:style w:type="paragraph" w:styleId="Verzeichnis3">
    <w:name w:val="toc 3"/>
    <w:basedOn w:val="Standard"/>
    <w:next w:val="Standard"/>
    <w:semiHidden/>
    <w:rsid w:val="001C097A"/>
    <w:pPr>
      <w:tabs>
        <w:tab w:val="left" w:pos="1134"/>
        <w:tab w:val="left" w:pos="1200"/>
        <w:tab w:val="right" w:leader="dot" w:pos="9060"/>
      </w:tabs>
      <w:spacing w:after="0"/>
    </w:pPr>
  </w:style>
  <w:style w:type="paragraph" w:styleId="Verzeichnis4">
    <w:name w:val="toc 4"/>
    <w:basedOn w:val="Verzeichnis3"/>
    <w:next w:val="Standard"/>
    <w:semiHidden/>
    <w:rsid w:val="001C097A"/>
    <w:pPr>
      <w:tabs>
        <w:tab w:val="left" w:pos="1701"/>
      </w:tabs>
      <w:ind w:left="600" w:firstLine="1"/>
    </w:pPr>
  </w:style>
  <w:style w:type="paragraph" w:styleId="Verzeichnis5">
    <w:name w:val="toc 5"/>
    <w:basedOn w:val="Standard"/>
    <w:next w:val="Standard"/>
    <w:semiHidden/>
    <w:rsid w:val="001C097A"/>
    <w:pPr>
      <w:ind w:left="800" w:firstLine="1"/>
    </w:pPr>
  </w:style>
  <w:style w:type="paragraph" w:styleId="Verzeichnis6">
    <w:name w:val="toc 6"/>
    <w:basedOn w:val="Standard"/>
    <w:next w:val="Standard"/>
    <w:semiHidden/>
    <w:rsid w:val="001C097A"/>
    <w:pPr>
      <w:ind w:left="1000" w:firstLine="1"/>
    </w:pPr>
  </w:style>
  <w:style w:type="paragraph" w:styleId="Verzeichnis7">
    <w:name w:val="toc 7"/>
    <w:basedOn w:val="Standard"/>
    <w:next w:val="Standard"/>
    <w:semiHidden/>
    <w:rsid w:val="001C097A"/>
    <w:pPr>
      <w:ind w:left="1200" w:firstLine="1"/>
    </w:pPr>
  </w:style>
  <w:style w:type="paragraph" w:styleId="Verzeichnis8">
    <w:name w:val="toc 8"/>
    <w:basedOn w:val="Standard"/>
    <w:next w:val="Standard"/>
    <w:semiHidden/>
    <w:rsid w:val="001C097A"/>
    <w:pPr>
      <w:ind w:left="1400" w:firstLine="1"/>
    </w:pPr>
  </w:style>
  <w:style w:type="paragraph" w:styleId="Verzeichnis9">
    <w:name w:val="toc 9"/>
    <w:basedOn w:val="Standard"/>
    <w:next w:val="Standard"/>
    <w:semiHidden/>
    <w:rsid w:val="001C097A"/>
    <w:pPr>
      <w:ind w:left="1600" w:firstLine="1"/>
    </w:pPr>
  </w:style>
  <w:style w:type="paragraph" w:customStyle="1" w:styleId="Dokumentart">
    <w:name w:val="Dokumentart"/>
    <w:basedOn w:val="Standard"/>
    <w:rsid w:val="001C097A"/>
    <w:pPr>
      <w:spacing w:before="1735" w:after="142"/>
    </w:pPr>
    <w:rPr>
      <w:b/>
      <w:sz w:val="44"/>
    </w:rPr>
  </w:style>
  <w:style w:type="paragraph" w:customStyle="1" w:styleId="Dokumenttitel">
    <w:name w:val="Dokumenttitel"/>
    <w:basedOn w:val="Dokumentart"/>
    <w:uiPriority w:val="99"/>
    <w:rsid w:val="009B1F2F"/>
    <w:pPr>
      <w:spacing w:before="0" w:after="0" w:line="300" w:lineRule="atLeast"/>
    </w:pPr>
    <w:rPr>
      <w:sz w:val="56"/>
      <w:lang w:val="en-US"/>
    </w:rPr>
  </w:style>
  <w:style w:type="paragraph" w:customStyle="1" w:styleId="Auftraggeber">
    <w:name w:val="Auftraggeber"/>
    <w:basedOn w:val="Dokumenttitel"/>
    <w:rsid w:val="001C097A"/>
    <w:pPr>
      <w:spacing w:before="2000"/>
    </w:pPr>
    <w:rPr>
      <w:sz w:val="32"/>
    </w:rPr>
  </w:style>
  <w:style w:type="paragraph" w:customStyle="1" w:styleId="Dok-Nummer">
    <w:name w:val="Dok-Nummer"/>
    <w:basedOn w:val="Standard"/>
    <w:rsid w:val="001C097A"/>
    <w:pPr>
      <w:keepLines/>
      <w:spacing w:before="60" w:after="60" w:line="100" w:lineRule="atLeast"/>
    </w:pPr>
    <w:rPr>
      <w:rFonts w:ascii="Garamond" w:hAnsi="Garamond"/>
    </w:rPr>
  </w:style>
  <w:style w:type="paragraph" w:customStyle="1" w:styleId="TitelFuinfos">
    <w:name w:val="Titel Fußinfos"/>
    <w:basedOn w:val="Funotentext"/>
    <w:rsid w:val="001C097A"/>
    <w:pPr>
      <w:keepLines/>
      <w:spacing w:before="60" w:after="60" w:line="100" w:lineRule="atLeast"/>
    </w:pPr>
  </w:style>
  <w:style w:type="paragraph" w:customStyle="1" w:styleId="Platzhalter">
    <w:name w:val="Platzhalter"/>
    <w:basedOn w:val="Auftraggeber"/>
    <w:rsid w:val="001C097A"/>
  </w:style>
  <w:style w:type="paragraph" w:customStyle="1" w:styleId="berschriftIHVZ">
    <w:name w:val="Überschrift IHVZ"/>
    <w:basedOn w:val="berschrift1"/>
    <w:rsid w:val="001C097A"/>
    <w:pPr>
      <w:ind w:left="0" w:firstLine="0"/>
    </w:pPr>
  </w:style>
  <w:style w:type="paragraph" w:customStyle="1" w:styleId="Kopfzeile1Zeile">
    <w:name w:val="Kopfzeile 1. Zeile"/>
    <w:basedOn w:val="Kopfzeile"/>
    <w:rsid w:val="001C097A"/>
  </w:style>
  <w:style w:type="paragraph" w:customStyle="1" w:styleId="Bild">
    <w:name w:val="Bild"/>
    <w:basedOn w:val="Standard"/>
    <w:next w:val="Standard"/>
    <w:rsid w:val="001C097A"/>
  </w:style>
  <w:style w:type="paragraph" w:customStyle="1" w:styleId="TabelleKopf">
    <w:name w:val="Tabelle Kopf"/>
    <w:basedOn w:val="Standard"/>
    <w:rsid w:val="001C097A"/>
    <w:pPr>
      <w:keepNext/>
      <w:keepLines/>
      <w:spacing w:before="120" w:after="120"/>
    </w:pPr>
    <w:rPr>
      <w:b/>
    </w:rPr>
  </w:style>
  <w:style w:type="paragraph" w:customStyle="1" w:styleId="TabelleText">
    <w:name w:val="Tabelle Text"/>
    <w:basedOn w:val="Standard"/>
    <w:rsid w:val="001C097A"/>
    <w:pPr>
      <w:spacing w:before="60" w:after="60"/>
    </w:pPr>
    <w:rPr>
      <w:sz w:val="18"/>
    </w:rPr>
  </w:style>
  <w:style w:type="paragraph" w:customStyle="1" w:styleId="Erstelldatum">
    <w:name w:val="Erstelldatum"/>
    <w:basedOn w:val="Standard"/>
    <w:rsid w:val="001C097A"/>
    <w:pPr>
      <w:keepLines/>
      <w:spacing w:before="60" w:after="60" w:line="100" w:lineRule="atLeast"/>
    </w:pPr>
    <w:rPr>
      <w:rFonts w:ascii="Garamond" w:hAnsi="Garamond"/>
    </w:rPr>
  </w:style>
  <w:style w:type="paragraph" w:customStyle="1" w:styleId="Code0">
    <w:name w:val="Code"/>
    <w:basedOn w:val="Standard"/>
    <w:rsid w:val="001C097A"/>
    <w:pPr>
      <w:shd w:val="clear" w:color="auto" w:fill="E5E5E5"/>
      <w:spacing w:after="0"/>
    </w:pPr>
    <w:rPr>
      <w:rFonts w:ascii="Lucida Console" w:hAnsi="Lucida Console"/>
    </w:rPr>
  </w:style>
  <w:style w:type="paragraph" w:customStyle="1" w:styleId="Grafikplain">
    <w:name w:val="Grafik_plain"/>
    <w:basedOn w:val="Standard"/>
    <w:rsid w:val="001C097A"/>
    <w:pPr>
      <w:spacing w:after="0" w:line="100" w:lineRule="atLeast"/>
      <w:jc w:val="center"/>
    </w:pPr>
    <w:rPr>
      <w:b/>
      <w:color w:val="FFFFFF"/>
      <w:sz w:val="18"/>
    </w:rPr>
  </w:style>
  <w:style w:type="paragraph" w:customStyle="1" w:styleId="TitelzeileProjekt">
    <w:name w:val="Titelzeile Projekt"/>
    <w:basedOn w:val="Dokumentart"/>
    <w:next w:val="Standard"/>
    <w:rsid w:val="001C097A"/>
    <w:pPr>
      <w:spacing w:before="0" w:after="380" w:line="1200" w:lineRule="exact"/>
    </w:pPr>
    <w:rPr>
      <w:b w:val="0"/>
      <w:spacing w:val="20"/>
      <w:sz w:val="96"/>
    </w:rPr>
  </w:style>
  <w:style w:type="paragraph" w:customStyle="1" w:styleId="TitelzeileKunde">
    <w:name w:val="Titelzeile Kunde"/>
    <w:basedOn w:val="Dokumentart"/>
    <w:rsid w:val="001C097A"/>
    <w:pPr>
      <w:spacing w:before="0" w:after="140"/>
    </w:pPr>
  </w:style>
  <w:style w:type="paragraph" w:customStyle="1" w:styleId="KopfzeileLogo">
    <w:name w:val="Kopfzeile Logo"/>
    <w:basedOn w:val="Kopfzeile"/>
    <w:rsid w:val="001C097A"/>
    <w:pPr>
      <w:spacing w:before="360"/>
    </w:pPr>
  </w:style>
  <w:style w:type="paragraph" w:customStyle="1" w:styleId="berschrift1IHVZ">
    <w:name w:val="Überschrift 1 IHVZ"/>
    <w:basedOn w:val="berschrift1"/>
    <w:next w:val="Standard"/>
    <w:rsid w:val="001C097A"/>
    <w:pPr>
      <w:ind w:left="0" w:firstLine="0"/>
    </w:pPr>
  </w:style>
  <w:style w:type="paragraph" w:customStyle="1" w:styleId="Aufzhlungnumeriert">
    <w:name w:val="Aufzählung numeriert"/>
    <w:basedOn w:val="Aufzhlung"/>
    <w:rsid w:val="001C097A"/>
  </w:style>
  <w:style w:type="paragraph" w:customStyle="1" w:styleId="TabelleAufzhlung">
    <w:name w:val="Tabelle Aufzählung"/>
    <w:basedOn w:val="Standard"/>
    <w:rsid w:val="001C097A"/>
  </w:style>
  <w:style w:type="paragraph" w:customStyle="1" w:styleId="Tabelleberschrift">
    <w:name w:val="Tabelle Überschrift"/>
    <w:basedOn w:val="Standard"/>
    <w:rsid w:val="001C097A"/>
  </w:style>
  <w:style w:type="paragraph" w:customStyle="1" w:styleId="Tabelleberschriftblau">
    <w:name w:val="Tabelle Überschrift blau"/>
    <w:basedOn w:val="Standard"/>
    <w:rsid w:val="001C097A"/>
    <w:pPr>
      <w:tabs>
        <w:tab w:val="left" w:pos="170"/>
      </w:tabs>
    </w:pPr>
    <w:rPr>
      <w:b/>
      <w:smallCaps/>
      <w:color w:val="0000FF"/>
      <w:sz w:val="18"/>
    </w:rPr>
  </w:style>
  <w:style w:type="paragraph" w:customStyle="1" w:styleId="berschriftAnhang">
    <w:name w:val="Überschrift Anhang"/>
    <w:basedOn w:val="berschrift1"/>
    <w:next w:val="Standard"/>
    <w:rsid w:val="001C097A"/>
  </w:style>
  <w:style w:type="paragraph" w:customStyle="1" w:styleId="Fuzeilequer">
    <w:name w:val="Fußzeile quer"/>
    <w:basedOn w:val="Fuzeile"/>
    <w:rsid w:val="001C097A"/>
    <w:pPr>
      <w:tabs>
        <w:tab w:val="center" w:pos="6663"/>
        <w:tab w:val="right" w:pos="13467"/>
      </w:tabs>
      <w:ind w:right="-1"/>
    </w:pPr>
  </w:style>
  <w:style w:type="paragraph" w:customStyle="1" w:styleId="dummy">
    <w:name w:val="dummy"/>
    <w:basedOn w:val="Standard"/>
    <w:rsid w:val="001C097A"/>
    <w:pPr>
      <w:keepLines/>
      <w:spacing w:before="4000" w:after="60" w:line="600" w:lineRule="exact"/>
    </w:pPr>
    <w:rPr>
      <w:b/>
      <w:sz w:val="48"/>
    </w:rPr>
  </w:style>
  <w:style w:type="paragraph" w:customStyle="1" w:styleId="KopfzeileFax">
    <w:name w:val="Kopfzeile Fax"/>
    <w:basedOn w:val="Kopfzeile"/>
    <w:rsid w:val="001C097A"/>
    <w:pPr>
      <w:tabs>
        <w:tab w:val="center" w:pos="4536"/>
      </w:tabs>
      <w:spacing w:before="840" w:after="0" w:line="280" w:lineRule="exact"/>
    </w:pPr>
    <w:rPr>
      <w:caps/>
    </w:rPr>
  </w:style>
  <w:style w:type="paragraph" w:customStyle="1" w:styleId="Aufzhlungnumeng">
    <w:name w:val="Aufzählung num. eng"/>
    <w:basedOn w:val="Standard"/>
    <w:rsid w:val="001C097A"/>
    <w:pPr>
      <w:spacing w:after="0"/>
    </w:pPr>
  </w:style>
  <w:style w:type="paragraph" w:customStyle="1" w:styleId="Aufzhlung2eng">
    <w:name w:val="Aufzählung 2 eng"/>
    <w:basedOn w:val="Standard"/>
    <w:rsid w:val="001C097A"/>
    <w:pPr>
      <w:tabs>
        <w:tab w:val="num" w:pos="360"/>
        <w:tab w:val="left" w:pos="1418"/>
        <w:tab w:val="left" w:pos="1426"/>
        <w:tab w:val="left" w:pos="1434"/>
        <w:tab w:val="left" w:pos="1643"/>
      </w:tabs>
      <w:spacing w:after="0"/>
      <w:ind w:left="717" w:hanging="283"/>
    </w:pPr>
  </w:style>
  <w:style w:type="paragraph" w:customStyle="1" w:styleId="AufzStrich">
    <w:name w:val="Aufz Strich"/>
    <w:basedOn w:val="Standard"/>
    <w:rsid w:val="001C097A"/>
    <w:pPr>
      <w:spacing w:after="120"/>
    </w:pPr>
    <w:rPr>
      <w:rFonts w:ascii="Times New Roman" w:hAnsi="Times New Roman"/>
    </w:rPr>
  </w:style>
  <w:style w:type="paragraph" w:customStyle="1" w:styleId="Anmerkung">
    <w:name w:val="Anmerkung"/>
    <w:basedOn w:val="Standard"/>
    <w:next w:val="Standard"/>
    <w:rsid w:val="001C097A"/>
    <w:pPr>
      <w:spacing w:after="120"/>
      <w:ind w:left="567" w:firstLine="1"/>
    </w:pPr>
    <w:rPr>
      <w:rFonts w:ascii="Times New Roman" w:hAnsi="Times New Roman"/>
    </w:rPr>
  </w:style>
  <w:style w:type="paragraph" w:customStyle="1" w:styleId="AufzStrichAnmerkung">
    <w:name w:val="Aufz Strich Anmerkung"/>
    <w:basedOn w:val="Anmerkung"/>
    <w:rsid w:val="001C097A"/>
  </w:style>
  <w:style w:type="paragraph" w:customStyle="1" w:styleId="Aufzhlung3">
    <w:name w:val="Aufzählung3"/>
    <w:basedOn w:val="Standard"/>
    <w:rsid w:val="001C097A"/>
    <w:rPr>
      <w:rFonts w:ascii="Times New Roman" w:hAnsi="Times New Roman"/>
      <w:i/>
    </w:rPr>
  </w:style>
  <w:style w:type="paragraph" w:customStyle="1" w:styleId="PunktAufzhl1">
    <w:name w:val="Punkt Aufzähl 1"/>
    <w:basedOn w:val="Standard"/>
    <w:rsid w:val="001C097A"/>
    <w:pPr>
      <w:tabs>
        <w:tab w:val="left" w:pos="568"/>
        <w:tab w:val="left" w:pos="10207"/>
      </w:tabs>
      <w:ind w:left="284" w:hanging="284"/>
    </w:pPr>
  </w:style>
  <w:style w:type="paragraph" w:customStyle="1" w:styleId="AnhangmitA">
    <w:name w:val="Anhang mit # (A)"/>
    <w:basedOn w:val="Standard"/>
    <w:next w:val="Standard"/>
    <w:rsid w:val="001C097A"/>
    <w:pPr>
      <w:keepNext/>
      <w:pageBreakBefore/>
      <w:tabs>
        <w:tab w:val="left" w:pos="1702"/>
        <w:tab w:val="left" w:pos="3686"/>
        <w:tab w:val="left" w:pos="10774"/>
      </w:tabs>
      <w:spacing w:before="720"/>
      <w:ind w:left="851" w:hanging="851"/>
    </w:pPr>
    <w:rPr>
      <w:b/>
      <w:sz w:val="28"/>
    </w:rPr>
  </w:style>
  <w:style w:type="paragraph" w:customStyle="1" w:styleId="PunktAufzhl2">
    <w:name w:val="Punkt Aufzähl 2"/>
    <w:basedOn w:val="Standard"/>
    <w:rsid w:val="001C097A"/>
    <w:pPr>
      <w:tabs>
        <w:tab w:val="left" w:pos="1419"/>
        <w:tab w:val="left" w:pos="2269"/>
        <w:tab w:val="left" w:pos="11058"/>
      </w:tabs>
      <w:ind w:left="1135" w:hanging="284"/>
    </w:pPr>
  </w:style>
  <w:style w:type="paragraph" w:customStyle="1" w:styleId="AufZhl1">
    <w:name w:val="AufZähl1"/>
    <w:basedOn w:val="Standard"/>
    <w:rsid w:val="001C097A"/>
  </w:style>
  <w:style w:type="paragraph" w:customStyle="1" w:styleId="TabText">
    <w:name w:val="Tab Text"/>
    <w:basedOn w:val="Standard"/>
    <w:rsid w:val="001C097A"/>
    <w:pPr>
      <w:spacing w:after="70" w:line="240" w:lineRule="exact"/>
    </w:pPr>
    <w:rPr>
      <w:sz w:val="18"/>
    </w:rPr>
  </w:style>
  <w:style w:type="paragraph" w:customStyle="1" w:styleId="Tabber">
    <w:name w:val="Tab Über"/>
    <w:basedOn w:val="Standard"/>
    <w:rsid w:val="001C097A"/>
    <w:rPr>
      <w:b/>
      <w:spacing w:val="20"/>
      <w:sz w:val="18"/>
    </w:rPr>
  </w:style>
  <w:style w:type="paragraph" w:customStyle="1" w:styleId="TabelleTextSchnittstellenbeschreibung">
    <w:name w:val="Tabelle Text Schnittstellenbeschreibung"/>
    <w:basedOn w:val="TabelleText"/>
    <w:rsid w:val="001C097A"/>
    <w:pPr>
      <w:spacing w:before="40" w:after="40"/>
    </w:pPr>
  </w:style>
  <w:style w:type="paragraph" w:customStyle="1" w:styleId="Aufzhlungeng">
    <w:name w:val="Aufzählung eng"/>
    <w:basedOn w:val="Aufzhlung"/>
    <w:rsid w:val="001C097A"/>
    <w:pPr>
      <w:spacing w:after="0"/>
      <w:ind w:left="357" w:hanging="357"/>
    </w:pPr>
  </w:style>
  <w:style w:type="paragraph" w:customStyle="1" w:styleId="DefinitionList">
    <w:name w:val="Definition List"/>
    <w:basedOn w:val="Standard"/>
    <w:next w:val="Standard"/>
    <w:rsid w:val="001C097A"/>
    <w:pPr>
      <w:ind w:left="360" w:firstLine="1"/>
    </w:pPr>
  </w:style>
  <w:style w:type="paragraph" w:customStyle="1" w:styleId="TextkrperEng">
    <w:name w:val="Textkörper_Eng"/>
    <w:basedOn w:val="Standard"/>
    <w:rsid w:val="001C097A"/>
    <w:pPr>
      <w:spacing w:after="0" w:line="100" w:lineRule="atLeast"/>
    </w:pPr>
    <w:rPr>
      <w:sz w:val="18"/>
    </w:rPr>
  </w:style>
  <w:style w:type="paragraph" w:customStyle="1" w:styleId="Grafikplainsmall">
    <w:name w:val="Grafik_plain_small"/>
    <w:basedOn w:val="Grafikplain"/>
    <w:rsid w:val="001C097A"/>
    <w:rPr>
      <w:sz w:val="10"/>
    </w:rPr>
  </w:style>
  <w:style w:type="paragraph" w:customStyle="1" w:styleId="Grafikplainmedium">
    <w:name w:val="Grafik_plain_medium"/>
    <w:basedOn w:val="Standard"/>
    <w:rsid w:val="001C097A"/>
    <w:rPr>
      <w:sz w:val="16"/>
    </w:rPr>
  </w:style>
  <w:style w:type="paragraph" w:customStyle="1" w:styleId="Normal1">
    <w:name w:val="Normal1"/>
    <w:basedOn w:val="Standard"/>
    <w:rsid w:val="001C097A"/>
    <w:pPr>
      <w:autoSpaceDE w:val="0"/>
    </w:pPr>
    <w:rPr>
      <w:rFonts w:eastAsia="Verdana" w:cs="Verdana"/>
      <w:szCs w:val="20"/>
    </w:rPr>
  </w:style>
  <w:style w:type="paragraph" w:customStyle="1" w:styleId="Kstchen2">
    <w:name w:val="Kästchen 2"/>
    <w:basedOn w:val="Standard"/>
    <w:rsid w:val="001C097A"/>
    <w:pPr>
      <w:numPr>
        <w:numId w:val="3"/>
      </w:numPr>
    </w:pPr>
  </w:style>
  <w:style w:type="character" w:customStyle="1" w:styleId="ZchnZchn1">
    <w:name w:val="Zchn Zchn1"/>
    <w:basedOn w:val="Absatzstandardschriftart"/>
    <w:rsid w:val="001C097A"/>
    <w:rPr>
      <w:rFonts w:ascii="Verdana" w:hAnsi="Verdana"/>
      <w:b/>
      <w:kern w:val="1"/>
      <w:sz w:val="36"/>
      <w:szCs w:val="24"/>
      <w:lang w:val="de-DE" w:eastAsia="ar-SA" w:bidi="ar-SA"/>
    </w:rPr>
  </w:style>
  <w:style w:type="character" w:customStyle="1" w:styleId="ZchnZchn">
    <w:name w:val="Zchn Zchn"/>
    <w:basedOn w:val="ZchnZchn1"/>
    <w:rsid w:val="001C097A"/>
    <w:rPr>
      <w:rFonts w:ascii="Verdana" w:hAnsi="Verdana"/>
      <w:b/>
      <w:kern w:val="1"/>
      <w:sz w:val="28"/>
      <w:szCs w:val="24"/>
      <w:lang w:val="de-DE" w:eastAsia="ar-SA" w:bidi="ar-SA"/>
    </w:rPr>
  </w:style>
  <w:style w:type="paragraph" w:styleId="Sprechblasentext">
    <w:name w:val="Balloon Text"/>
    <w:basedOn w:val="Standard"/>
    <w:semiHidden/>
    <w:rsid w:val="001C097A"/>
    <w:rPr>
      <w:rFonts w:ascii="Tahoma" w:hAnsi="Tahoma" w:cs="Tahoma"/>
      <w:sz w:val="16"/>
      <w:szCs w:val="16"/>
    </w:rPr>
  </w:style>
  <w:style w:type="character" w:customStyle="1" w:styleId="hl">
    <w:name w:val="hl"/>
    <w:basedOn w:val="Absatzstandardschriftart"/>
    <w:rsid w:val="003F3952"/>
  </w:style>
  <w:style w:type="paragraph" w:customStyle="1" w:styleId="Heading1-Numbered">
    <w:name w:val="Heading 1 - Numbered"/>
    <w:basedOn w:val="berschrift1"/>
    <w:rsid w:val="00405741"/>
    <w:pPr>
      <w:keepLines w:val="0"/>
      <w:numPr>
        <w:numId w:val="4"/>
      </w:numPr>
      <w:suppressAutoHyphens w:val="0"/>
      <w:spacing w:before="240" w:after="60" w:line="240" w:lineRule="auto"/>
    </w:pPr>
    <w:rPr>
      <w:rFonts w:ascii="Arial" w:eastAsia="SimSun" w:hAnsi="Arial" w:cs="Arial"/>
      <w:bCs/>
      <w:kern w:val="32"/>
      <w:sz w:val="28"/>
      <w:szCs w:val="32"/>
      <w:lang w:val="en-US" w:eastAsia="zh-CN"/>
    </w:rPr>
  </w:style>
  <w:style w:type="paragraph" w:customStyle="1" w:styleId="DefaultText">
    <w:name w:val="Default Text"/>
    <w:basedOn w:val="Standard"/>
    <w:rsid w:val="0032311A"/>
    <w:pPr>
      <w:tabs>
        <w:tab w:val="right" w:pos="9270"/>
      </w:tabs>
      <w:suppressAutoHyphens w:val="0"/>
      <w:spacing w:before="120" w:after="0" w:line="240" w:lineRule="auto"/>
      <w:ind w:left="504"/>
    </w:pPr>
    <w:rPr>
      <w:rFonts w:ascii="Garamond" w:hAnsi="Garamond"/>
      <w:szCs w:val="20"/>
      <w:lang w:val="en-US" w:eastAsia="en-US"/>
    </w:rPr>
  </w:style>
  <w:style w:type="paragraph" w:customStyle="1" w:styleId="Bullet">
    <w:name w:val="Bullet"/>
    <w:basedOn w:val="Standard"/>
    <w:rsid w:val="0032311A"/>
    <w:pPr>
      <w:numPr>
        <w:numId w:val="9"/>
      </w:numPr>
      <w:suppressAutoHyphens w:val="0"/>
      <w:spacing w:before="120" w:after="0" w:line="240" w:lineRule="auto"/>
    </w:pPr>
    <w:rPr>
      <w:rFonts w:ascii="Garamond" w:hAnsi="Garamond"/>
      <w:szCs w:val="20"/>
      <w:lang w:val="en-US" w:eastAsia="en-US"/>
    </w:rPr>
  </w:style>
  <w:style w:type="paragraph" w:customStyle="1" w:styleId="NumberList">
    <w:name w:val="Number List"/>
    <w:basedOn w:val="Standard"/>
    <w:rsid w:val="0032311A"/>
    <w:pPr>
      <w:numPr>
        <w:numId w:val="8"/>
      </w:numPr>
      <w:suppressAutoHyphens w:val="0"/>
      <w:spacing w:before="120" w:after="0" w:line="240" w:lineRule="auto"/>
    </w:pPr>
    <w:rPr>
      <w:rFonts w:ascii="Garamond" w:hAnsi="Garamond"/>
      <w:snapToGrid w:val="0"/>
      <w:szCs w:val="20"/>
      <w:lang w:val="en-US" w:eastAsia="en-US"/>
    </w:rPr>
  </w:style>
  <w:style w:type="paragraph" w:customStyle="1" w:styleId="dell">
    <w:name w:val="dell"/>
    <w:basedOn w:val="Textkrper2"/>
    <w:rsid w:val="0032311A"/>
    <w:pPr>
      <w:tabs>
        <w:tab w:val="left" w:pos="5850"/>
      </w:tabs>
      <w:suppressAutoHyphens w:val="0"/>
      <w:spacing w:after="0" w:line="240" w:lineRule="auto"/>
    </w:pPr>
    <w:rPr>
      <w:rFonts w:ascii="Arial (W1)" w:hAnsi="Arial (W1)"/>
      <w:szCs w:val="20"/>
      <w:lang w:eastAsia="en-US"/>
    </w:rPr>
  </w:style>
  <w:style w:type="paragraph" w:styleId="Textkrper2">
    <w:name w:val="Body Text 2"/>
    <w:basedOn w:val="Standard"/>
    <w:rsid w:val="0032311A"/>
    <w:pPr>
      <w:spacing w:after="120" w:line="480" w:lineRule="auto"/>
    </w:pPr>
  </w:style>
  <w:style w:type="table" w:styleId="Tabellenraster">
    <w:name w:val="Table Grid"/>
    <w:basedOn w:val="NormaleTabelle"/>
    <w:rsid w:val="00EA68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tandardWeb">
    <w:name w:val="Normal (Web)"/>
    <w:basedOn w:val="Standard"/>
    <w:rsid w:val="009B578E"/>
    <w:pPr>
      <w:suppressAutoHyphens w:val="0"/>
      <w:spacing w:before="280" w:after="0" w:line="240" w:lineRule="auto"/>
    </w:pPr>
    <w:rPr>
      <w:rFonts w:ascii="Times New Roman" w:hAnsi="Times New Roman"/>
    </w:rPr>
  </w:style>
  <w:style w:type="paragraph" w:styleId="Listenabsatz">
    <w:name w:val="List Paragraph"/>
    <w:basedOn w:val="Standard"/>
    <w:uiPriority w:val="34"/>
    <w:qFormat/>
    <w:rsid w:val="009B578E"/>
    <w:pPr>
      <w:ind w:left="720"/>
      <w:contextualSpacing/>
    </w:pPr>
  </w:style>
  <w:style w:type="character" w:styleId="Kommentarzeichen">
    <w:name w:val="annotation reference"/>
    <w:basedOn w:val="Absatzstandardschriftart"/>
    <w:rsid w:val="008B791D"/>
    <w:rPr>
      <w:sz w:val="16"/>
      <w:szCs w:val="16"/>
    </w:rPr>
  </w:style>
  <w:style w:type="paragraph" w:styleId="Kommentartext">
    <w:name w:val="annotation text"/>
    <w:basedOn w:val="Standard"/>
    <w:link w:val="KommentartextZeichen"/>
    <w:rsid w:val="008B791D"/>
    <w:rPr>
      <w:szCs w:val="20"/>
    </w:rPr>
  </w:style>
  <w:style w:type="character" w:customStyle="1" w:styleId="KommentartextZeichen">
    <w:name w:val="Kommentartext Zeichen"/>
    <w:basedOn w:val="Absatzstandardschriftart"/>
    <w:link w:val="Kommentartext"/>
    <w:rsid w:val="008B791D"/>
    <w:rPr>
      <w:rFonts w:ascii="Verdana" w:hAnsi="Verdana"/>
      <w:lang w:eastAsia="ar-SA"/>
    </w:rPr>
  </w:style>
  <w:style w:type="paragraph" w:styleId="Kommentarthema">
    <w:name w:val="annotation subject"/>
    <w:basedOn w:val="Kommentartext"/>
    <w:next w:val="Kommentartext"/>
    <w:link w:val="KommentarthemaZeichen"/>
    <w:rsid w:val="008B791D"/>
    <w:rPr>
      <w:b/>
      <w:bCs/>
    </w:rPr>
  </w:style>
  <w:style w:type="character" w:customStyle="1" w:styleId="KommentarthemaZeichen">
    <w:name w:val="Kommentarthema Zeichen"/>
    <w:basedOn w:val="KommentartextZeichen"/>
    <w:link w:val="Kommentarthema"/>
    <w:rsid w:val="008B791D"/>
    <w:rPr>
      <w:rFonts w:ascii="Verdana" w:hAnsi="Verdana"/>
      <w:b/>
      <w:bCs/>
      <w:lang w:eastAsia="ar-SA"/>
    </w:rPr>
  </w:style>
</w:styles>
</file>

<file path=word/webSettings.xml><?xml version="1.0" encoding="utf-8"?>
<w:webSettings xmlns:r="http://schemas.openxmlformats.org/officeDocument/2006/relationships" xmlns:w="http://schemas.openxmlformats.org/wordprocessingml/2006/main">
  <w:divs>
    <w:div w:id="11732610">
      <w:bodyDiv w:val="1"/>
      <w:marLeft w:val="0"/>
      <w:marRight w:val="0"/>
      <w:marTop w:val="0"/>
      <w:marBottom w:val="0"/>
      <w:divBdr>
        <w:top w:val="none" w:sz="0" w:space="0" w:color="auto"/>
        <w:left w:val="none" w:sz="0" w:space="0" w:color="auto"/>
        <w:bottom w:val="none" w:sz="0" w:space="0" w:color="auto"/>
        <w:right w:val="none" w:sz="0" w:space="0" w:color="auto"/>
      </w:divBdr>
    </w:div>
    <w:div w:id="11760875">
      <w:bodyDiv w:val="1"/>
      <w:marLeft w:val="0"/>
      <w:marRight w:val="0"/>
      <w:marTop w:val="0"/>
      <w:marBottom w:val="0"/>
      <w:divBdr>
        <w:top w:val="none" w:sz="0" w:space="0" w:color="auto"/>
        <w:left w:val="none" w:sz="0" w:space="0" w:color="auto"/>
        <w:bottom w:val="none" w:sz="0" w:space="0" w:color="auto"/>
        <w:right w:val="none" w:sz="0" w:space="0" w:color="auto"/>
      </w:divBdr>
    </w:div>
    <w:div w:id="17659477">
      <w:bodyDiv w:val="1"/>
      <w:marLeft w:val="0"/>
      <w:marRight w:val="0"/>
      <w:marTop w:val="0"/>
      <w:marBottom w:val="0"/>
      <w:divBdr>
        <w:top w:val="none" w:sz="0" w:space="0" w:color="auto"/>
        <w:left w:val="none" w:sz="0" w:space="0" w:color="auto"/>
        <w:bottom w:val="none" w:sz="0" w:space="0" w:color="auto"/>
        <w:right w:val="none" w:sz="0" w:space="0" w:color="auto"/>
      </w:divBdr>
    </w:div>
    <w:div w:id="28377192">
      <w:bodyDiv w:val="1"/>
      <w:marLeft w:val="0"/>
      <w:marRight w:val="0"/>
      <w:marTop w:val="0"/>
      <w:marBottom w:val="0"/>
      <w:divBdr>
        <w:top w:val="none" w:sz="0" w:space="0" w:color="auto"/>
        <w:left w:val="none" w:sz="0" w:space="0" w:color="auto"/>
        <w:bottom w:val="none" w:sz="0" w:space="0" w:color="auto"/>
        <w:right w:val="none" w:sz="0" w:space="0" w:color="auto"/>
      </w:divBdr>
      <w:divsChild>
        <w:div w:id="418021245">
          <w:marLeft w:val="0"/>
          <w:marRight w:val="0"/>
          <w:marTop w:val="0"/>
          <w:marBottom w:val="0"/>
          <w:divBdr>
            <w:top w:val="none" w:sz="0" w:space="0" w:color="auto"/>
            <w:left w:val="none" w:sz="0" w:space="0" w:color="auto"/>
            <w:bottom w:val="none" w:sz="0" w:space="0" w:color="auto"/>
            <w:right w:val="none" w:sz="0" w:space="0" w:color="auto"/>
          </w:divBdr>
          <w:divsChild>
            <w:div w:id="985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0243">
      <w:bodyDiv w:val="1"/>
      <w:marLeft w:val="0"/>
      <w:marRight w:val="0"/>
      <w:marTop w:val="0"/>
      <w:marBottom w:val="0"/>
      <w:divBdr>
        <w:top w:val="none" w:sz="0" w:space="0" w:color="auto"/>
        <w:left w:val="none" w:sz="0" w:space="0" w:color="auto"/>
        <w:bottom w:val="none" w:sz="0" w:space="0" w:color="auto"/>
        <w:right w:val="none" w:sz="0" w:space="0" w:color="auto"/>
      </w:divBdr>
    </w:div>
    <w:div w:id="88551205">
      <w:bodyDiv w:val="1"/>
      <w:marLeft w:val="0"/>
      <w:marRight w:val="0"/>
      <w:marTop w:val="0"/>
      <w:marBottom w:val="0"/>
      <w:divBdr>
        <w:top w:val="none" w:sz="0" w:space="0" w:color="auto"/>
        <w:left w:val="none" w:sz="0" w:space="0" w:color="auto"/>
        <w:bottom w:val="none" w:sz="0" w:space="0" w:color="auto"/>
        <w:right w:val="none" w:sz="0" w:space="0" w:color="auto"/>
      </w:divBdr>
    </w:div>
    <w:div w:id="110169914">
      <w:bodyDiv w:val="1"/>
      <w:marLeft w:val="0"/>
      <w:marRight w:val="0"/>
      <w:marTop w:val="0"/>
      <w:marBottom w:val="0"/>
      <w:divBdr>
        <w:top w:val="none" w:sz="0" w:space="0" w:color="auto"/>
        <w:left w:val="none" w:sz="0" w:space="0" w:color="auto"/>
        <w:bottom w:val="none" w:sz="0" w:space="0" w:color="auto"/>
        <w:right w:val="none" w:sz="0" w:space="0" w:color="auto"/>
      </w:divBdr>
    </w:div>
    <w:div w:id="123886547">
      <w:bodyDiv w:val="1"/>
      <w:marLeft w:val="0"/>
      <w:marRight w:val="0"/>
      <w:marTop w:val="0"/>
      <w:marBottom w:val="0"/>
      <w:divBdr>
        <w:top w:val="none" w:sz="0" w:space="0" w:color="auto"/>
        <w:left w:val="none" w:sz="0" w:space="0" w:color="auto"/>
        <w:bottom w:val="none" w:sz="0" w:space="0" w:color="auto"/>
        <w:right w:val="none" w:sz="0" w:space="0" w:color="auto"/>
      </w:divBdr>
    </w:div>
    <w:div w:id="176694089">
      <w:bodyDiv w:val="1"/>
      <w:marLeft w:val="0"/>
      <w:marRight w:val="0"/>
      <w:marTop w:val="0"/>
      <w:marBottom w:val="0"/>
      <w:divBdr>
        <w:top w:val="none" w:sz="0" w:space="0" w:color="auto"/>
        <w:left w:val="none" w:sz="0" w:space="0" w:color="auto"/>
        <w:bottom w:val="none" w:sz="0" w:space="0" w:color="auto"/>
        <w:right w:val="none" w:sz="0" w:space="0" w:color="auto"/>
      </w:divBdr>
    </w:div>
    <w:div w:id="197090334">
      <w:bodyDiv w:val="1"/>
      <w:marLeft w:val="0"/>
      <w:marRight w:val="0"/>
      <w:marTop w:val="0"/>
      <w:marBottom w:val="0"/>
      <w:divBdr>
        <w:top w:val="none" w:sz="0" w:space="0" w:color="auto"/>
        <w:left w:val="none" w:sz="0" w:space="0" w:color="auto"/>
        <w:bottom w:val="none" w:sz="0" w:space="0" w:color="auto"/>
        <w:right w:val="none" w:sz="0" w:space="0" w:color="auto"/>
      </w:divBdr>
    </w:div>
    <w:div w:id="218513233">
      <w:bodyDiv w:val="1"/>
      <w:marLeft w:val="0"/>
      <w:marRight w:val="0"/>
      <w:marTop w:val="0"/>
      <w:marBottom w:val="0"/>
      <w:divBdr>
        <w:top w:val="none" w:sz="0" w:space="0" w:color="auto"/>
        <w:left w:val="none" w:sz="0" w:space="0" w:color="auto"/>
        <w:bottom w:val="none" w:sz="0" w:space="0" w:color="auto"/>
        <w:right w:val="none" w:sz="0" w:space="0" w:color="auto"/>
      </w:divBdr>
    </w:div>
    <w:div w:id="246039870">
      <w:bodyDiv w:val="1"/>
      <w:marLeft w:val="0"/>
      <w:marRight w:val="0"/>
      <w:marTop w:val="0"/>
      <w:marBottom w:val="0"/>
      <w:divBdr>
        <w:top w:val="none" w:sz="0" w:space="0" w:color="auto"/>
        <w:left w:val="none" w:sz="0" w:space="0" w:color="auto"/>
        <w:bottom w:val="none" w:sz="0" w:space="0" w:color="auto"/>
        <w:right w:val="none" w:sz="0" w:space="0" w:color="auto"/>
      </w:divBdr>
    </w:div>
    <w:div w:id="255479630">
      <w:bodyDiv w:val="1"/>
      <w:marLeft w:val="0"/>
      <w:marRight w:val="0"/>
      <w:marTop w:val="0"/>
      <w:marBottom w:val="0"/>
      <w:divBdr>
        <w:top w:val="none" w:sz="0" w:space="0" w:color="auto"/>
        <w:left w:val="none" w:sz="0" w:space="0" w:color="auto"/>
        <w:bottom w:val="none" w:sz="0" w:space="0" w:color="auto"/>
        <w:right w:val="none" w:sz="0" w:space="0" w:color="auto"/>
      </w:divBdr>
    </w:div>
    <w:div w:id="274409114">
      <w:bodyDiv w:val="1"/>
      <w:marLeft w:val="0"/>
      <w:marRight w:val="0"/>
      <w:marTop w:val="0"/>
      <w:marBottom w:val="0"/>
      <w:divBdr>
        <w:top w:val="none" w:sz="0" w:space="0" w:color="auto"/>
        <w:left w:val="none" w:sz="0" w:space="0" w:color="auto"/>
        <w:bottom w:val="none" w:sz="0" w:space="0" w:color="auto"/>
        <w:right w:val="none" w:sz="0" w:space="0" w:color="auto"/>
      </w:divBdr>
    </w:div>
    <w:div w:id="281157589">
      <w:bodyDiv w:val="1"/>
      <w:marLeft w:val="0"/>
      <w:marRight w:val="0"/>
      <w:marTop w:val="0"/>
      <w:marBottom w:val="0"/>
      <w:divBdr>
        <w:top w:val="none" w:sz="0" w:space="0" w:color="auto"/>
        <w:left w:val="none" w:sz="0" w:space="0" w:color="auto"/>
        <w:bottom w:val="none" w:sz="0" w:space="0" w:color="auto"/>
        <w:right w:val="none" w:sz="0" w:space="0" w:color="auto"/>
      </w:divBdr>
    </w:div>
    <w:div w:id="291982277">
      <w:bodyDiv w:val="1"/>
      <w:marLeft w:val="0"/>
      <w:marRight w:val="0"/>
      <w:marTop w:val="0"/>
      <w:marBottom w:val="0"/>
      <w:divBdr>
        <w:top w:val="none" w:sz="0" w:space="0" w:color="auto"/>
        <w:left w:val="none" w:sz="0" w:space="0" w:color="auto"/>
        <w:bottom w:val="none" w:sz="0" w:space="0" w:color="auto"/>
        <w:right w:val="none" w:sz="0" w:space="0" w:color="auto"/>
      </w:divBdr>
    </w:div>
    <w:div w:id="306907019">
      <w:bodyDiv w:val="1"/>
      <w:marLeft w:val="0"/>
      <w:marRight w:val="0"/>
      <w:marTop w:val="0"/>
      <w:marBottom w:val="0"/>
      <w:divBdr>
        <w:top w:val="none" w:sz="0" w:space="0" w:color="auto"/>
        <w:left w:val="none" w:sz="0" w:space="0" w:color="auto"/>
        <w:bottom w:val="none" w:sz="0" w:space="0" w:color="auto"/>
        <w:right w:val="none" w:sz="0" w:space="0" w:color="auto"/>
      </w:divBdr>
    </w:div>
    <w:div w:id="309942819">
      <w:bodyDiv w:val="1"/>
      <w:marLeft w:val="0"/>
      <w:marRight w:val="0"/>
      <w:marTop w:val="0"/>
      <w:marBottom w:val="0"/>
      <w:divBdr>
        <w:top w:val="none" w:sz="0" w:space="0" w:color="auto"/>
        <w:left w:val="none" w:sz="0" w:space="0" w:color="auto"/>
        <w:bottom w:val="none" w:sz="0" w:space="0" w:color="auto"/>
        <w:right w:val="none" w:sz="0" w:space="0" w:color="auto"/>
      </w:divBdr>
    </w:div>
    <w:div w:id="337779613">
      <w:bodyDiv w:val="1"/>
      <w:marLeft w:val="0"/>
      <w:marRight w:val="0"/>
      <w:marTop w:val="0"/>
      <w:marBottom w:val="0"/>
      <w:divBdr>
        <w:top w:val="none" w:sz="0" w:space="0" w:color="auto"/>
        <w:left w:val="none" w:sz="0" w:space="0" w:color="auto"/>
        <w:bottom w:val="none" w:sz="0" w:space="0" w:color="auto"/>
        <w:right w:val="none" w:sz="0" w:space="0" w:color="auto"/>
      </w:divBdr>
    </w:div>
    <w:div w:id="355932353">
      <w:bodyDiv w:val="1"/>
      <w:marLeft w:val="0"/>
      <w:marRight w:val="0"/>
      <w:marTop w:val="0"/>
      <w:marBottom w:val="0"/>
      <w:divBdr>
        <w:top w:val="none" w:sz="0" w:space="0" w:color="auto"/>
        <w:left w:val="none" w:sz="0" w:space="0" w:color="auto"/>
        <w:bottom w:val="none" w:sz="0" w:space="0" w:color="auto"/>
        <w:right w:val="none" w:sz="0" w:space="0" w:color="auto"/>
      </w:divBdr>
    </w:div>
    <w:div w:id="413862342">
      <w:bodyDiv w:val="1"/>
      <w:marLeft w:val="0"/>
      <w:marRight w:val="0"/>
      <w:marTop w:val="0"/>
      <w:marBottom w:val="0"/>
      <w:divBdr>
        <w:top w:val="none" w:sz="0" w:space="0" w:color="auto"/>
        <w:left w:val="none" w:sz="0" w:space="0" w:color="auto"/>
        <w:bottom w:val="none" w:sz="0" w:space="0" w:color="auto"/>
        <w:right w:val="none" w:sz="0" w:space="0" w:color="auto"/>
      </w:divBdr>
    </w:div>
    <w:div w:id="422148718">
      <w:bodyDiv w:val="1"/>
      <w:marLeft w:val="0"/>
      <w:marRight w:val="0"/>
      <w:marTop w:val="0"/>
      <w:marBottom w:val="0"/>
      <w:divBdr>
        <w:top w:val="none" w:sz="0" w:space="0" w:color="auto"/>
        <w:left w:val="none" w:sz="0" w:space="0" w:color="auto"/>
        <w:bottom w:val="none" w:sz="0" w:space="0" w:color="auto"/>
        <w:right w:val="none" w:sz="0" w:space="0" w:color="auto"/>
      </w:divBdr>
    </w:div>
    <w:div w:id="536163820">
      <w:bodyDiv w:val="1"/>
      <w:marLeft w:val="0"/>
      <w:marRight w:val="0"/>
      <w:marTop w:val="0"/>
      <w:marBottom w:val="0"/>
      <w:divBdr>
        <w:top w:val="none" w:sz="0" w:space="0" w:color="auto"/>
        <w:left w:val="none" w:sz="0" w:space="0" w:color="auto"/>
        <w:bottom w:val="none" w:sz="0" w:space="0" w:color="auto"/>
        <w:right w:val="none" w:sz="0" w:space="0" w:color="auto"/>
      </w:divBdr>
    </w:div>
    <w:div w:id="582229377">
      <w:bodyDiv w:val="1"/>
      <w:marLeft w:val="0"/>
      <w:marRight w:val="0"/>
      <w:marTop w:val="0"/>
      <w:marBottom w:val="0"/>
      <w:divBdr>
        <w:top w:val="none" w:sz="0" w:space="0" w:color="auto"/>
        <w:left w:val="none" w:sz="0" w:space="0" w:color="auto"/>
        <w:bottom w:val="none" w:sz="0" w:space="0" w:color="auto"/>
        <w:right w:val="none" w:sz="0" w:space="0" w:color="auto"/>
      </w:divBdr>
    </w:div>
    <w:div w:id="622687388">
      <w:bodyDiv w:val="1"/>
      <w:marLeft w:val="0"/>
      <w:marRight w:val="0"/>
      <w:marTop w:val="0"/>
      <w:marBottom w:val="0"/>
      <w:divBdr>
        <w:top w:val="none" w:sz="0" w:space="0" w:color="auto"/>
        <w:left w:val="none" w:sz="0" w:space="0" w:color="auto"/>
        <w:bottom w:val="none" w:sz="0" w:space="0" w:color="auto"/>
        <w:right w:val="none" w:sz="0" w:space="0" w:color="auto"/>
      </w:divBdr>
    </w:div>
    <w:div w:id="655379058">
      <w:bodyDiv w:val="1"/>
      <w:marLeft w:val="0"/>
      <w:marRight w:val="0"/>
      <w:marTop w:val="0"/>
      <w:marBottom w:val="0"/>
      <w:divBdr>
        <w:top w:val="none" w:sz="0" w:space="0" w:color="auto"/>
        <w:left w:val="none" w:sz="0" w:space="0" w:color="auto"/>
        <w:bottom w:val="none" w:sz="0" w:space="0" w:color="auto"/>
        <w:right w:val="none" w:sz="0" w:space="0" w:color="auto"/>
      </w:divBdr>
    </w:div>
    <w:div w:id="667754623">
      <w:bodyDiv w:val="1"/>
      <w:marLeft w:val="0"/>
      <w:marRight w:val="0"/>
      <w:marTop w:val="0"/>
      <w:marBottom w:val="0"/>
      <w:divBdr>
        <w:top w:val="none" w:sz="0" w:space="0" w:color="auto"/>
        <w:left w:val="none" w:sz="0" w:space="0" w:color="auto"/>
        <w:bottom w:val="none" w:sz="0" w:space="0" w:color="auto"/>
        <w:right w:val="none" w:sz="0" w:space="0" w:color="auto"/>
      </w:divBdr>
    </w:div>
    <w:div w:id="698430977">
      <w:bodyDiv w:val="1"/>
      <w:marLeft w:val="0"/>
      <w:marRight w:val="0"/>
      <w:marTop w:val="0"/>
      <w:marBottom w:val="0"/>
      <w:divBdr>
        <w:top w:val="none" w:sz="0" w:space="0" w:color="auto"/>
        <w:left w:val="none" w:sz="0" w:space="0" w:color="auto"/>
        <w:bottom w:val="none" w:sz="0" w:space="0" w:color="auto"/>
        <w:right w:val="none" w:sz="0" w:space="0" w:color="auto"/>
      </w:divBdr>
    </w:div>
    <w:div w:id="733087116">
      <w:bodyDiv w:val="1"/>
      <w:marLeft w:val="0"/>
      <w:marRight w:val="0"/>
      <w:marTop w:val="0"/>
      <w:marBottom w:val="0"/>
      <w:divBdr>
        <w:top w:val="none" w:sz="0" w:space="0" w:color="auto"/>
        <w:left w:val="none" w:sz="0" w:space="0" w:color="auto"/>
        <w:bottom w:val="none" w:sz="0" w:space="0" w:color="auto"/>
        <w:right w:val="none" w:sz="0" w:space="0" w:color="auto"/>
      </w:divBdr>
    </w:div>
    <w:div w:id="739254476">
      <w:bodyDiv w:val="1"/>
      <w:marLeft w:val="0"/>
      <w:marRight w:val="0"/>
      <w:marTop w:val="0"/>
      <w:marBottom w:val="0"/>
      <w:divBdr>
        <w:top w:val="none" w:sz="0" w:space="0" w:color="auto"/>
        <w:left w:val="none" w:sz="0" w:space="0" w:color="auto"/>
        <w:bottom w:val="none" w:sz="0" w:space="0" w:color="auto"/>
        <w:right w:val="none" w:sz="0" w:space="0" w:color="auto"/>
      </w:divBdr>
      <w:divsChild>
        <w:div w:id="1336805901">
          <w:marLeft w:val="0"/>
          <w:marRight w:val="0"/>
          <w:marTop w:val="0"/>
          <w:marBottom w:val="0"/>
          <w:divBdr>
            <w:top w:val="none" w:sz="0" w:space="0" w:color="auto"/>
            <w:left w:val="none" w:sz="0" w:space="0" w:color="auto"/>
            <w:bottom w:val="none" w:sz="0" w:space="0" w:color="auto"/>
            <w:right w:val="none" w:sz="0" w:space="0" w:color="auto"/>
          </w:divBdr>
          <w:divsChild>
            <w:div w:id="174610390">
              <w:marLeft w:val="0"/>
              <w:marRight w:val="0"/>
              <w:marTop w:val="0"/>
              <w:marBottom w:val="0"/>
              <w:divBdr>
                <w:top w:val="none" w:sz="0" w:space="0" w:color="auto"/>
                <w:left w:val="none" w:sz="0" w:space="0" w:color="auto"/>
                <w:bottom w:val="none" w:sz="0" w:space="0" w:color="auto"/>
                <w:right w:val="none" w:sz="0" w:space="0" w:color="auto"/>
              </w:divBdr>
            </w:div>
            <w:div w:id="301234804">
              <w:marLeft w:val="0"/>
              <w:marRight w:val="0"/>
              <w:marTop w:val="0"/>
              <w:marBottom w:val="0"/>
              <w:divBdr>
                <w:top w:val="none" w:sz="0" w:space="0" w:color="auto"/>
                <w:left w:val="none" w:sz="0" w:space="0" w:color="auto"/>
                <w:bottom w:val="none" w:sz="0" w:space="0" w:color="auto"/>
                <w:right w:val="none" w:sz="0" w:space="0" w:color="auto"/>
              </w:divBdr>
            </w:div>
            <w:div w:id="457379729">
              <w:marLeft w:val="0"/>
              <w:marRight w:val="0"/>
              <w:marTop w:val="0"/>
              <w:marBottom w:val="0"/>
              <w:divBdr>
                <w:top w:val="none" w:sz="0" w:space="0" w:color="auto"/>
                <w:left w:val="none" w:sz="0" w:space="0" w:color="auto"/>
                <w:bottom w:val="none" w:sz="0" w:space="0" w:color="auto"/>
                <w:right w:val="none" w:sz="0" w:space="0" w:color="auto"/>
              </w:divBdr>
            </w:div>
            <w:div w:id="746652135">
              <w:marLeft w:val="0"/>
              <w:marRight w:val="0"/>
              <w:marTop w:val="0"/>
              <w:marBottom w:val="0"/>
              <w:divBdr>
                <w:top w:val="none" w:sz="0" w:space="0" w:color="auto"/>
                <w:left w:val="none" w:sz="0" w:space="0" w:color="auto"/>
                <w:bottom w:val="none" w:sz="0" w:space="0" w:color="auto"/>
                <w:right w:val="none" w:sz="0" w:space="0" w:color="auto"/>
              </w:divBdr>
            </w:div>
            <w:div w:id="979380818">
              <w:marLeft w:val="0"/>
              <w:marRight w:val="0"/>
              <w:marTop w:val="0"/>
              <w:marBottom w:val="0"/>
              <w:divBdr>
                <w:top w:val="none" w:sz="0" w:space="0" w:color="auto"/>
                <w:left w:val="none" w:sz="0" w:space="0" w:color="auto"/>
                <w:bottom w:val="none" w:sz="0" w:space="0" w:color="auto"/>
                <w:right w:val="none" w:sz="0" w:space="0" w:color="auto"/>
              </w:divBdr>
            </w:div>
            <w:div w:id="1111246213">
              <w:marLeft w:val="0"/>
              <w:marRight w:val="0"/>
              <w:marTop w:val="0"/>
              <w:marBottom w:val="0"/>
              <w:divBdr>
                <w:top w:val="none" w:sz="0" w:space="0" w:color="auto"/>
                <w:left w:val="none" w:sz="0" w:space="0" w:color="auto"/>
                <w:bottom w:val="none" w:sz="0" w:space="0" w:color="auto"/>
                <w:right w:val="none" w:sz="0" w:space="0" w:color="auto"/>
              </w:divBdr>
            </w:div>
            <w:div w:id="12584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7912">
      <w:bodyDiv w:val="1"/>
      <w:marLeft w:val="0"/>
      <w:marRight w:val="0"/>
      <w:marTop w:val="0"/>
      <w:marBottom w:val="0"/>
      <w:divBdr>
        <w:top w:val="none" w:sz="0" w:space="0" w:color="auto"/>
        <w:left w:val="none" w:sz="0" w:space="0" w:color="auto"/>
        <w:bottom w:val="none" w:sz="0" w:space="0" w:color="auto"/>
        <w:right w:val="none" w:sz="0" w:space="0" w:color="auto"/>
      </w:divBdr>
    </w:div>
    <w:div w:id="831215952">
      <w:bodyDiv w:val="1"/>
      <w:marLeft w:val="0"/>
      <w:marRight w:val="0"/>
      <w:marTop w:val="0"/>
      <w:marBottom w:val="0"/>
      <w:divBdr>
        <w:top w:val="none" w:sz="0" w:space="0" w:color="auto"/>
        <w:left w:val="none" w:sz="0" w:space="0" w:color="auto"/>
        <w:bottom w:val="none" w:sz="0" w:space="0" w:color="auto"/>
        <w:right w:val="none" w:sz="0" w:space="0" w:color="auto"/>
      </w:divBdr>
    </w:div>
    <w:div w:id="864289839">
      <w:bodyDiv w:val="1"/>
      <w:marLeft w:val="0"/>
      <w:marRight w:val="0"/>
      <w:marTop w:val="0"/>
      <w:marBottom w:val="0"/>
      <w:divBdr>
        <w:top w:val="none" w:sz="0" w:space="0" w:color="auto"/>
        <w:left w:val="none" w:sz="0" w:space="0" w:color="auto"/>
        <w:bottom w:val="none" w:sz="0" w:space="0" w:color="auto"/>
        <w:right w:val="none" w:sz="0" w:space="0" w:color="auto"/>
      </w:divBdr>
    </w:div>
    <w:div w:id="866988273">
      <w:bodyDiv w:val="1"/>
      <w:marLeft w:val="0"/>
      <w:marRight w:val="0"/>
      <w:marTop w:val="0"/>
      <w:marBottom w:val="0"/>
      <w:divBdr>
        <w:top w:val="none" w:sz="0" w:space="0" w:color="auto"/>
        <w:left w:val="none" w:sz="0" w:space="0" w:color="auto"/>
        <w:bottom w:val="none" w:sz="0" w:space="0" w:color="auto"/>
        <w:right w:val="none" w:sz="0" w:space="0" w:color="auto"/>
      </w:divBdr>
    </w:div>
    <w:div w:id="871186012">
      <w:bodyDiv w:val="1"/>
      <w:marLeft w:val="0"/>
      <w:marRight w:val="0"/>
      <w:marTop w:val="0"/>
      <w:marBottom w:val="0"/>
      <w:divBdr>
        <w:top w:val="none" w:sz="0" w:space="0" w:color="auto"/>
        <w:left w:val="none" w:sz="0" w:space="0" w:color="auto"/>
        <w:bottom w:val="none" w:sz="0" w:space="0" w:color="auto"/>
        <w:right w:val="none" w:sz="0" w:space="0" w:color="auto"/>
      </w:divBdr>
    </w:div>
    <w:div w:id="903494807">
      <w:bodyDiv w:val="1"/>
      <w:marLeft w:val="0"/>
      <w:marRight w:val="0"/>
      <w:marTop w:val="0"/>
      <w:marBottom w:val="0"/>
      <w:divBdr>
        <w:top w:val="none" w:sz="0" w:space="0" w:color="auto"/>
        <w:left w:val="none" w:sz="0" w:space="0" w:color="auto"/>
        <w:bottom w:val="none" w:sz="0" w:space="0" w:color="auto"/>
        <w:right w:val="none" w:sz="0" w:space="0" w:color="auto"/>
      </w:divBdr>
    </w:div>
    <w:div w:id="981620407">
      <w:bodyDiv w:val="1"/>
      <w:marLeft w:val="0"/>
      <w:marRight w:val="0"/>
      <w:marTop w:val="0"/>
      <w:marBottom w:val="0"/>
      <w:divBdr>
        <w:top w:val="none" w:sz="0" w:space="0" w:color="auto"/>
        <w:left w:val="none" w:sz="0" w:space="0" w:color="auto"/>
        <w:bottom w:val="none" w:sz="0" w:space="0" w:color="auto"/>
        <w:right w:val="none" w:sz="0" w:space="0" w:color="auto"/>
      </w:divBdr>
    </w:div>
    <w:div w:id="1012300624">
      <w:bodyDiv w:val="1"/>
      <w:marLeft w:val="0"/>
      <w:marRight w:val="0"/>
      <w:marTop w:val="0"/>
      <w:marBottom w:val="0"/>
      <w:divBdr>
        <w:top w:val="none" w:sz="0" w:space="0" w:color="auto"/>
        <w:left w:val="none" w:sz="0" w:space="0" w:color="auto"/>
        <w:bottom w:val="none" w:sz="0" w:space="0" w:color="auto"/>
        <w:right w:val="none" w:sz="0" w:space="0" w:color="auto"/>
      </w:divBdr>
    </w:div>
    <w:div w:id="1055743075">
      <w:bodyDiv w:val="1"/>
      <w:marLeft w:val="0"/>
      <w:marRight w:val="0"/>
      <w:marTop w:val="0"/>
      <w:marBottom w:val="0"/>
      <w:divBdr>
        <w:top w:val="none" w:sz="0" w:space="0" w:color="auto"/>
        <w:left w:val="none" w:sz="0" w:space="0" w:color="auto"/>
        <w:bottom w:val="none" w:sz="0" w:space="0" w:color="auto"/>
        <w:right w:val="none" w:sz="0" w:space="0" w:color="auto"/>
      </w:divBdr>
    </w:div>
    <w:div w:id="1056244867">
      <w:bodyDiv w:val="1"/>
      <w:marLeft w:val="0"/>
      <w:marRight w:val="0"/>
      <w:marTop w:val="0"/>
      <w:marBottom w:val="0"/>
      <w:divBdr>
        <w:top w:val="none" w:sz="0" w:space="0" w:color="auto"/>
        <w:left w:val="none" w:sz="0" w:space="0" w:color="auto"/>
        <w:bottom w:val="none" w:sz="0" w:space="0" w:color="auto"/>
        <w:right w:val="none" w:sz="0" w:space="0" w:color="auto"/>
      </w:divBdr>
    </w:div>
    <w:div w:id="1105923325">
      <w:bodyDiv w:val="1"/>
      <w:marLeft w:val="0"/>
      <w:marRight w:val="0"/>
      <w:marTop w:val="0"/>
      <w:marBottom w:val="0"/>
      <w:divBdr>
        <w:top w:val="none" w:sz="0" w:space="0" w:color="auto"/>
        <w:left w:val="none" w:sz="0" w:space="0" w:color="auto"/>
        <w:bottom w:val="none" w:sz="0" w:space="0" w:color="auto"/>
        <w:right w:val="none" w:sz="0" w:space="0" w:color="auto"/>
      </w:divBdr>
    </w:div>
    <w:div w:id="1115323145">
      <w:bodyDiv w:val="1"/>
      <w:marLeft w:val="0"/>
      <w:marRight w:val="0"/>
      <w:marTop w:val="0"/>
      <w:marBottom w:val="0"/>
      <w:divBdr>
        <w:top w:val="none" w:sz="0" w:space="0" w:color="auto"/>
        <w:left w:val="none" w:sz="0" w:space="0" w:color="auto"/>
        <w:bottom w:val="none" w:sz="0" w:space="0" w:color="auto"/>
        <w:right w:val="none" w:sz="0" w:space="0" w:color="auto"/>
      </w:divBdr>
    </w:div>
    <w:div w:id="1125350776">
      <w:bodyDiv w:val="1"/>
      <w:marLeft w:val="0"/>
      <w:marRight w:val="0"/>
      <w:marTop w:val="0"/>
      <w:marBottom w:val="0"/>
      <w:divBdr>
        <w:top w:val="none" w:sz="0" w:space="0" w:color="auto"/>
        <w:left w:val="none" w:sz="0" w:space="0" w:color="auto"/>
        <w:bottom w:val="none" w:sz="0" w:space="0" w:color="auto"/>
        <w:right w:val="none" w:sz="0" w:space="0" w:color="auto"/>
      </w:divBdr>
    </w:div>
    <w:div w:id="1156726327">
      <w:bodyDiv w:val="1"/>
      <w:marLeft w:val="0"/>
      <w:marRight w:val="0"/>
      <w:marTop w:val="0"/>
      <w:marBottom w:val="0"/>
      <w:divBdr>
        <w:top w:val="none" w:sz="0" w:space="0" w:color="auto"/>
        <w:left w:val="none" w:sz="0" w:space="0" w:color="auto"/>
        <w:bottom w:val="none" w:sz="0" w:space="0" w:color="auto"/>
        <w:right w:val="none" w:sz="0" w:space="0" w:color="auto"/>
      </w:divBdr>
    </w:div>
    <w:div w:id="1158301271">
      <w:bodyDiv w:val="1"/>
      <w:marLeft w:val="0"/>
      <w:marRight w:val="0"/>
      <w:marTop w:val="0"/>
      <w:marBottom w:val="0"/>
      <w:divBdr>
        <w:top w:val="none" w:sz="0" w:space="0" w:color="auto"/>
        <w:left w:val="none" w:sz="0" w:space="0" w:color="auto"/>
        <w:bottom w:val="none" w:sz="0" w:space="0" w:color="auto"/>
        <w:right w:val="none" w:sz="0" w:space="0" w:color="auto"/>
      </w:divBdr>
    </w:div>
    <w:div w:id="1201481286">
      <w:bodyDiv w:val="1"/>
      <w:marLeft w:val="0"/>
      <w:marRight w:val="0"/>
      <w:marTop w:val="0"/>
      <w:marBottom w:val="0"/>
      <w:divBdr>
        <w:top w:val="none" w:sz="0" w:space="0" w:color="auto"/>
        <w:left w:val="none" w:sz="0" w:space="0" w:color="auto"/>
        <w:bottom w:val="none" w:sz="0" w:space="0" w:color="auto"/>
        <w:right w:val="none" w:sz="0" w:space="0" w:color="auto"/>
      </w:divBdr>
    </w:div>
    <w:div w:id="1231967389">
      <w:bodyDiv w:val="1"/>
      <w:marLeft w:val="0"/>
      <w:marRight w:val="0"/>
      <w:marTop w:val="0"/>
      <w:marBottom w:val="0"/>
      <w:divBdr>
        <w:top w:val="none" w:sz="0" w:space="0" w:color="auto"/>
        <w:left w:val="none" w:sz="0" w:space="0" w:color="auto"/>
        <w:bottom w:val="none" w:sz="0" w:space="0" w:color="auto"/>
        <w:right w:val="none" w:sz="0" w:space="0" w:color="auto"/>
      </w:divBdr>
    </w:div>
    <w:div w:id="1254823350">
      <w:bodyDiv w:val="1"/>
      <w:marLeft w:val="0"/>
      <w:marRight w:val="0"/>
      <w:marTop w:val="0"/>
      <w:marBottom w:val="0"/>
      <w:divBdr>
        <w:top w:val="none" w:sz="0" w:space="0" w:color="auto"/>
        <w:left w:val="none" w:sz="0" w:space="0" w:color="auto"/>
        <w:bottom w:val="none" w:sz="0" w:space="0" w:color="auto"/>
        <w:right w:val="none" w:sz="0" w:space="0" w:color="auto"/>
      </w:divBdr>
      <w:divsChild>
        <w:div w:id="157811504">
          <w:marLeft w:val="0"/>
          <w:marRight w:val="0"/>
          <w:marTop w:val="0"/>
          <w:marBottom w:val="0"/>
          <w:divBdr>
            <w:top w:val="none" w:sz="0" w:space="0" w:color="auto"/>
            <w:left w:val="none" w:sz="0" w:space="0" w:color="auto"/>
            <w:bottom w:val="none" w:sz="0" w:space="0" w:color="auto"/>
            <w:right w:val="none" w:sz="0" w:space="0" w:color="auto"/>
          </w:divBdr>
          <w:divsChild>
            <w:div w:id="1116870961">
              <w:marLeft w:val="0"/>
              <w:marRight w:val="0"/>
              <w:marTop w:val="0"/>
              <w:marBottom w:val="0"/>
              <w:divBdr>
                <w:top w:val="none" w:sz="0" w:space="0" w:color="auto"/>
                <w:left w:val="none" w:sz="0" w:space="0" w:color="auto"/>
                <w:bottom w:val="none" w:sz="0" w:space="0" w:color="auto"/>
                <w:right w:val="none" w:sz="0" w:space="0" w:color="auto"/>
              </w:divBdr>
            </w:div>
            <w:div w:id="1379932664">
              <w:marLeft w:val="0"/>
              <w:marRight w:val="0"/>
              <w:marTop w:val="0"/>
              <w:marBottom w:val="0"/>
              <w:divBdr>
                <w:top w:val="none" w:sz="0" w:space="0" w:color="auto"/>
                <w:left w:val="none" w:sz="0" w:space="0" w:color="auto"/>
                <w:bottom w:val="none" w:sz="0" w:space="0" w:color="auto"/>
                <w:right w:val="none" w:sz="0" w:space="0" w:color="auto"/>
              </w:divBdr>
            </w:div>
            <w:div w:id="1389845442">
              <w:marLeft w:val="0"/>
              <w:marRight w:val="0"/>
              <w:marTop w:val="0"/>
              <w:marBottom w:val="0"/>
              <w:divBdr>
                <w:top w:val="none" w:sz="0" w:space="0" w:color="auto"/>
                <w:left w:val="none" w:sz="0" w:space="0" w:color="auto"/>
                <w:bottom w:val="none" w:sz="0" w:space="0" w:color="auto"/>
                <w:right w:val="none" w:sz="0" w:space="0" w:color="auto"/>
              </w:divBdr>
            </w:div>
            <w:div w:id="19052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9745">
      <w:bodyDiv w:val="1"/>
      <w:marLeft w:val="0"/>
      <w:marRight w:val="0"/>
      <w:marTop w:val="0"/>
      <w:marBottom w:val="0"/>
      <w:divBdr>
        <w:top w:val="none" w:sz="0" w:space="0" w:color="auto"/>
        <w:left w:val="none" w:sz="0" w:space="0" w:color="auto"/>
        <w:bottom w:val="none" w:sz="0" w:space="0" w:color="auto"/>
        <w:right w:val="none" w:sz="0" w:space="0" w:color="auto"/>
      </w:divBdr>
    </w:div>
    <w:div w:id="1266962149">
      <w:bodyDiv w:val="1"/>
      <w:marLeft w:val="0"/>
      <w:marRight w:val="0"/>
      <w:marTop w:val="0"/>
      <w:marBottom w:val="0"/>
      <w:divBdr>
        <w:top w:val="none" w:sz="0" w:space="0" w:color="auto"/>
        <w:left w:val="none" w:sz="0" w:space="0" w:color="auto"/>
        <w:bottom w:val="none" w:sz="0" w:space="0" w:color="auto"/>
        <w:right w:val="none" w:sz="0" w:space="0" w:color="auto"/>
      </w:divBdr>
    </w:div>
    <w:div w:id="1339500854">
      <w:bodyDiv w:val="1"/>
      <w:marLeft w:val="0"/>
      <w:marRight w:val="0"/>
      <w:marTop w:val="0"/>
      <w:marBottom w:val="0"/>
      <w:divBdr>
        <w:top w:val="none" w:sz="0" w:space="0" w:color="auto"/>
        <w:left w:val="none" w:sz="0" w:space="0" w:color="auto"/>
        <w:bottom w:val="none" w:sz="0" w:space="0" w:color="auto"/>
        <w:right w:val="none" w:sz="0" w:space="0" w:color="auto"/>
      </w:divBdr>
    </w:div>
    <w:div w:id="1498574251">
      <w:bodyDiv w:val="1"/>
      <w:marLeft w:val="0"/>
      <w:marRight w:val="0"/>
      <w:marTop w:val="0"/>
      <w:marBottom w:val="0"/>
      <w:divBdr>
        <w:top w:val="none" w:sz="0" w:space="0" w:color="auto"/>
        <w:left w:val="none" w:sz="0" w:space="0" w:color="auto"/>
        <w:bottom w:val="none" w:sz="0" w:space="0" w:color="auto"/>
        <w:right w:val="none" w:sz="0" w:space="0" w:color="auto"/>
      </w:divBdr>
    </w:div>
    <w:div w:id="1506440136">
      <w:bodyDiv w:val="1"/>
      <w:marLeft w:val="0"/>
      <w:marRight w:val="0"/>
      <w:marTop w:val="0"/>
      <w:marBottom w:val="0"/>
      <w:divBdr>
        <w:top w:val="none" w:sz="0" w:space="0" w:color="auto"/>
        <w:left w:val="none" w:sz="0" w:space="0" w:color="auto"/>
        <w:bottom w:val="none" w:sz="0" w:space="0" w:color="auto"/>
        <w:right w:val="none" w:sz="0" w:space="0" w:color="auto"/>
      </w:divBdr>
    </w:div>
    <w:div w:id="1542935687">
      <w:bodyDiv w:val="1"/>
      <w:marLeft w:val="0"/>
      <w:marRight w:val="0"/>
      <w:marTop w:val="0"/>
      <w:marBottom w:val="0"/>
      <w:divBdr>
        <w:top w:val="none" w:sz="0" w:space="0" w:color="auto"/>
        <w:left w:val="none" w:sz="0" w:space="0" w:color="auto"/>
        <w:bottom w:val="none" w:sz="0" w:space="0" w:color="auto"/>
        <w:right w:val="none" w:sz="0" w:space="0" w:color="auto"/>
      </w:divBdr>
    </w:div>
    <w:div w:id="1583565572">
      <w:bodyDiv w:val="1"/>
      <w:marLeft w:val="0"/>
      <w:marRight w:val="0"/>
      <w:marTop w:val="0"/>
      <w:marBottom w:val="0"/>
      <w:divBdr>
        <w:top w:val="none" w:sz="0" w:space="0" w:color="auto"/>
        <w:left w:val="none" w:sz="0" w:space="0" w:color="auto"/>
        <w:bottom w:val="none" w:sz="0" w:space="0" w:color="auto"/>
        <w:right w:val="none" w:sz="0" w:space="0" w:color="auto"/>
      </w:divBdr>
    </w:div>
    <w:div w:id="1611159006">
      <w:bodyDiv w:val="1"/>
      <w:marLeft w:val="0"/>
      <w:marRight w:val="0"/>
      <w:marTop w:val="0"/>
      <w:marBottom w:val="0"/>
      <w:divBdr>
        <w:top w:val="none" w:sz="0" w:space="0" w:color="auto"/>
        <w:left w:val="none" w:sz="0" w:space="0" w:color="auto"/>
        <w:bottom w:val="none" w:sz="0" w:space="0" w:color="auto"/>
        <w:right w:val="none" w:sz="0" w:space="0" w:color="auto"/>
      </w:divBdr>
    </w:div>
    <w:div w:id="1628076780">
      <w:bodyDiv w:val="1"/>
      <w:marLeft w:val="0"/>
      <w:marRight w:val="0"/>
      <w:marTop w:val="0"/>
      <w:marBottom w:val="0"/>
      <w:divBdr>
        <w:top w:val="none" w:sz="0" w:space="0" w:color="auto"/>
        <w:left w:val="none" w:sz="0" w:space="0" w:color="auto"/>
        <w:bottom w:val="none" w:sz="0" w:space="0" w:color="auto"/>
        <w:right w:val="none" w:sz="0" w:space="0" w:color="auto"/>
      </w:divBdr>
    </w:div>
    <w:div w:id="1699354469">
      <w:bodyDiv w:val="1"/>
      <w:marLeft w:val="0"/>
      <w:marRight w:val="0"/>
      <w:marTop w:val="0"/>
      <w:marBottom w:val="0"/>
      <w:divBdr>
        <w:top w:val="none" w:sz="0" w:space="0" w:color="auto"/>
        <w:left w:val="none" w:sz="0" w:space="0" w:color="auto"/>
        <w:bottom w:val="none" w:sz="0" w:space="0" w:color="auto"/>
        <w:right w:val="none" w:sz="0" w:space="0" w:color="auto"/>
      </w:divBdr>
    </w:div>
    <w:div w:id="1719162023">
      <w:bodyDiv w:val="1"/>
      <w:marLeft w:val="0"/>
      <w:marRight w:val="0"/>
      <w:marTop w:val="0"/>
      <w:marBottom w:val="0"/>
      <w:divBdr>
        <w:top w:val="none" w:sz="0" w:space="0" w:color="auto"/>
        <w:left w:val="none" w:sz="0" w:space="0" w:color="auto"/>
        <w:bottom w:val="none" w:sz="0" w:space="0" w:color="auto"/>
        <w:right w:val="none" w:sz="0" w:space="0" w:color="auto"/>
      </w:divBdr>
    </w:div>
    <w:div w:id="1728721458">
      <w:bodyDiv w:val="1"/>
      <w:marLeft w:val="0"/>
      <w:marRight w:val="0"/>
      <w:marTop w:val="0"/>
      <w:marBottom w:val="0"/>
      <w:divBdr>
        <w:top w:val="none" w:sz="0" w:space="0" w:color="auto"/>
        <w:left w:val="none" w:sz="0" w:space="0" w:color="auto"/>
        <w:bottom w:val="none" w:sz="0" w:space="0" w:color="auto"/>
        <w:right w:val="none" w:sz="0" w:space="0" w:color="auto"/>
      </w:divBdr>
    </w:div>
    <w:div w:id="1797410495">
      <w:bodyDiv w:val="1"/>
      <w:marLeft w:val="0"/>
      <w:marRight w:val="0"/>
      <w:marTop w:val="0"/>
      <w:marBottom w:val="0"/>
      <w:divBdr>
        <w:top w:val="none" w:sz="0" w:space="0" w:color="auto"/>
        <w:left w:val="none" w:sz="0" w:space="0" w:color="auto"/>
        <w:bottom w:val="none" w:sz="0" w:space="0" w:color="auto"/>
        <w:right w:val="none" w:sz="0" w:space="0" w:color="auto"/>
      </w:divBdr>
    </w:div>
    <w:div w:id="1848863006">
      <w:bodyDiv w:val="1"/>
      <w:marLeft w:val="0"/>
      <w:marRight w:val="0"/>
      <w:marTop w:val="0"/>
      <w:marBottom w:val="0"/>
      <w:divBdr>
        <w:top w:val="none" w:sz="0" w:space="0" w:color="auto"/>
        <w:left w:val="none" w:sz="0" w:space="0" w:color="auto"/>
        <w:bottom w:val="none" w:sz="0" w:space="0" w:color="auto"/>
        <w:right w:val="none" w:sz="0" w:space="0" w:color="auto"/>
      </w:divBdr>
    </w:div>
    <w:div w:id="1855878835">
      <w:bodyDiv w:val="1"/>
      <w:marLeft w:val="0"/>
      <w:marRight w:val="0"/>
      <w:marTop w:val="0"/>
      <w:marBottom w:val="0"/>
      <w:divBdr>
        <w:top w:val="none" w:sz="0" w:space="0" w:color="auto"/>
        <w:left w:val="none" w:sz="0" w:space="0" w:color="auto"/>
        <w:bottom w:val="none" w:sz="0" w:space="0" w:color="auto"/>
        <w:right w:val="none" w:sz="0" w:space="0" w:color="auto"/>
      </w:divBdr>
    </w:div>
    <w:div w:id="1922787130">
      <w:bodyDiv w:val="1"/>
      <w:marLeft w:val="0"/>
      <w:marRight w:val="0"/>
      <w:marTop w:val="0"/>
      <w:marBottom w:val="0"/>
      <w:divBdr>
        <w:top w:val="none" w:sz="0" w:space="0" w:color="auto"/>
        <w:left w:val="none" w:sz="0" w:space="0" w:color="auto"/>
        <w:bottom w:val="none" w:sz="0" w:space="0" w:color="auto"/>
        <w:right w:val="none" w:sz="0" w:space="0" w:color="auto"/>
      </w:divBdr>
      <w:divsChild>
        <w:div w:id="115225241">
          <w:marLeft w:val="0"/>
          <w:marRight w:val="0"/>
          <w:marTop w:val="0"/>
          <w:marBottom w:val="0"/>
          <w:divBdr>
            <w:top w:val="none" w:sz="0" w:space="0" w:color="auto"/>
            <w:left w:val="none" w:sz="0" w:space="0" w:color="auto"/>
            <w:bottom w:val="none" w:sz="0" w:space="0" w:color="auto"/>
            <w:right w:val="none" w:sz="0" w:space="0" w:color="auto"/>
          </w:divBdr>
        </w:div>
        <w:div w:id="140657302">
          <w:marLeft w:val="0"/>
          <w:marRight w:val="0"/>
          <w:marTop w:val="0"/>
          <w:marBottom w:val="0"/>
          <w:divBdr>
            <w:top w:val="none" w:sz="0" w:space="0" w:color="auto"/>
            <w:left w:val="none" w:sz="0" w:space="0" w:color="auto"/>
            <w:bottom w:val="none" w:sz="0" w:space="0" w:color="auto"/>
            <w:right w:val="none" w:sz="0" w:space="0" w:color="auto"/>
          </w:divBdr>
        </w:div>
        <w:div w:id="235020371">
          <w:marLeft w:val="0"/>
          <w:marRight w:val="0"/>
          <w:marTop w:val="0"/>
          <w:marBottom w:val="0"/>
          <w:divBdr>
            <w:top w:val="none" w:sz="0" w:space="0" w:color="auto"/>
            <w:left w:val="none" w:sz="0" w:space="0" w:color="auto"/>
            <w:bottom w:val="none" w:sz="0" w:space="0" w:color="auto"/>
            <w:right w:val="none" w:sz="0" w:space="0" w:color="auto"/>
          </w:divBdr>
        </w:div>
        <w:div w:id="253324720">
          <w:marLeft w:val="0"/>
          <w:marRight w:val="0"/>
          <w:marTop w:val="0"/>
          <w:marBottom w:val="0"/>
          <w:divBdr>
            <w:top w:val="none" w:sz="0" w:space="0" w:color="auto"/>
            <w:left w:val="none" w:sz="0" w:space="0" w:color="auto"/>
            <w:bottom w:val="none" w:sz="0" w:space="0" w:color="auto"/>
            <w:right w:val="none" w:sz="0" w:space="0" w:color="auto"/>
          </w:divBdr>
        </w:div>
        <w:div w:id="264270458">
          <w:marLeft w:val="0"/>
          <w:marRight w:val="0"/>
          <w:marTop w:val="0"/>
          <w:marBottom w:val="0"/>
          <w:divBdr>
            <w:top w:val="none" w:sz="0" w:space="0" w:color="auto"/>
            <w:left w:val="none" w:sz="0" w:space="0" w:color="auto"/>
            <w:bottom w:val="none" w:sz="0" w:space="0" w:color="auto"/>
            <w:right w:val="none" w:sz="0" w:space="0" w:color="auto"/>
          </w:divBdr>
        </w:div>
        <w:div w:id="301232797">
          <w:marLeft w:val="0"/>
          <w:marRight w:val="0"/>
          <w:marTop w:val="0"/>
          <w:marBottom w:val="0"/>
          <w:divBdr>
            <w:top w:val="none" w:sz="0" w:space="0" w:color="auto"/>
            <w:left w:val="none" w:sz="0" w:space="0" w:color="auto"/>
            <w:bottom w:val="none" w:sz="0" w:space="0" w:color="auto"/>
            <w:right w:val="none" w:sz="0" w:space="0" w:color="auto"/>
          </w:divBdr>
        </w:div>
        <w:div w:id="331567181">
          <w:marLeft w:val="0"/>
          <w:marRight w:val="0"/>
          <w:marTop w:val="0"/>
          <w:marBottom w:val="0"/>
          <w:divBdr>
            <w:top w:val="none" w:sz="0" w:space="0" w:color="auto"/>
            <w:left w:val="none" w:sz="0" w:space="0" w:color="auto"/>
            <w:bottom w:val="none" w:sz="0" w:space="0" w:color="auto"/>
            <w:right w:val="none" w:sz="0" w:space="0" w:color="auto"/>
          </w:divBdr>
        </w:div>
        <w:div w:id="332537303">
          <w:marLeft w:val="0"/>
          <w:marRight w:val="0"/>
          <w:marTop w:val="0"/>
          <w:marBottom w:val="0"/>
          <w:divBdr>
            <w:top w:val="none" w:sz="0" w:space="0" w:color="auto"/>
            <w:left w:val="none" w:sz="0" w:space="0" w:color="auto"/>
            <w:bottom w:val="none" w:sz="0" w:space="0" w:color="auto"/>
            <w:right w:val="none" w:sz="0" w:space="0" w:color="auto"/>
          </w:divBdr>
        </w:div>
        <w:div w:id="362632476">
          <w:marLeft w:val="0"/>
          <w:marRight w:val="0"/>
          <w:marTop w:val="0"/>
          <w:marBottom w:val="0"/>
          <w:divBdr>
            <w:top w:val="none" w:sz="0" w:space="0" w:color="auto"/>
            <w:left w:val="none" w:sz="0" w:space="0" w:color="auto"/>
            <w:bottom w:val="none" w:sz="0" w:space="0" w:color="auto"/>
            <w:right w:val="none" w:sz="0" w:space="0" w:color="auto"/>
          </w:divBdr>
        </w:div>
        <w:div w:id="415320686">
          <w:marLeft w:val="0"/>
          <w:marRight w:val="0"/>
          <w:marTop w:val="0"/>
          <w:marBottom w:val="0"/>
          <w:divBdr>
            <w:top w:val="none" w:sz="0" w:space="0" w:color="auto"/>
            <w:left w:val="none" w:sz="0" w:space="0" w:color="auto"/>
            <w:bottom w:val="none" w:sz="0" w:space="0" w:color="auto"/>
            <w:right w:val="none" w:sz="0" w:space="0" w:color="auto"/>
          </w:divBdr>
        </w:div>
        <w:div w:id="534080734">
          <w:marLeft w:val="0"/>
          <w:marRight w:val="0"/>
          <w:marTop w:val="0"/>
          <w:marBottom w:val="0"/>
          <w:divBdr>
            <w:top w:val="none" w:sz="0" w:space="0" w:color="auto"/>
            <w:left w:val="none" w:sz="0" w:space="0" w:color="auto"/>
            <w:bottom w:val="none" w:sz="0" w:space="0" w:color="auto"/>
            <w:right w:val="none" w:sz="0" w:space="0" w:color="auto"/>
          </w:divBdr>
        </w:div>
        <w:div w:id="535772015">
          <w:marLeft w:val="0"/>
          <w:marRight w:val="0"/>
          <w:marTop w:val="0"/>
          <w:marBottom w:val="0"/>
          <w:divBdr>
            <w:top w:val="none" w:sz="0" w:space="0" w:color="auto"/>
            <w:left w:val="none" w:sz="0" w:space="0" w:color="auto"/>
            <w:bottom w:val="none" w:sz="0" w:space="0" w:color="auto"/>
            <w:right w:val="none" w:sz="0" w:space="0" w:color="auto"/>
          </w:divBdr>
        </w:div>
        <w:div w:id="550650304">
          <w:marLeft w:val="0"/>
          <w:marRight w:val="0"/>
          <w:marTop w:val="0"/>
          <w:marBottom w:val="0"/>
          <w:divBdr>
            <w:top w:val="none" w:sz="0" w:space="0" w:color="auto"/>
            <w:left w:val="none" w:sz="0" w:space="0" w:color="auto"/>
            <w:bottom w:val="none" w:sz="0" w:space="0" w:color="auto"/>
            <w:right w:val="none" w:sz="0" w:space="0" w:color="auto"/>
          </w:divBdr>
        </w:div>
        <w:div w:id="625546886">
          <w:marLeft w:val="0"/>
          <w:marRight w:val="0"/>
          <w:marTop w:val="0"/>
          <w:marBottom w:val="0"/>
          <w:divBdr>
            <w:top w:val="none" w:sz="0" w:space="0" w:color="auto"/>
            <w:left w:val="none" w:sz="0" w:space="0" w:color="auto"/>
            <w:bottom w:val="none" w:sz="0" w:space="0" w:color="auto"/>
            <w:right w:val="none" w:sz="0" w:space="0" w:color="auto"/>
          </w:divBdr>
        </w:div>
        <w:div w:id="716853401">
          <w:marLeft w:val="0"/>
          <w:marRight w:val="0"/>
          <w:marTop w:val="0"/>
          <w:marBottom w:val="0"/>
          <w:divBdr>
            <w:top w:val="none" w:sz="0" w:space="0" w:color="auto"/>
            <w:left w:val="none" w:sz="0" w:space="0" w:color="auto"/>
            <w:bottom w:val="none" w:sz="0" w:space="0" w:color="auto"/>
            <w:right w:val="none" w:sz="0" w:space="0" w:color="auto"/>
          </w:divBdr>
        </w:div>
        <w:div w:id="730349950">
          <w:marLeft w:val="0"/>
          <w:marRight w:val="0"/>
          <w:marTop w:val="0"/>
          <w:marBottom w:val="0"/>
          <w:divBdr>
            <w:top w:val="none" w:sz="0" w:space="0" w:color="auto"/>
            <w:left w:val="none" w:sz="0" w:space="0" w:color="auto"/>
            <w:bottom w:val="none" w:sz="0" w:space="0" w:color="auto"/>
            <w:right w:val="none" w:sz="0" w:space="0" w:color="auto"/>
          </w:divBdr>
        </w:div>
        <w:div w:id="740522705">
          <w:marLeft w:val="0"/>
          <w:marRight w:val="0"/>
          <w:marTop w:val="0"/>
          <w:marBottom w:val="0"/>
          <w:divBdr>
            <w:top w:val="none" w:sz="0" w:space="0" w:color="auto"/>
            <w:left w:val="none" w:sz="0" w:space="0" w:color="auto"/>
            <w:bottom w:val="none" w:sz="0" w:space="0" w:color="auto"/>
            <w:right w:val="none" w:sz="0" w:space="0" w:color="auto"/>
          </w:divBdr>
        </w:div>
        <w:div w:id="741022191">
          <w:marLeft w:val="0"/>
          <w:marRight w:val="0"/>
          <w:marTop w:val="0"/>
          <w:marBottom w:val="0"/>
          <w:divBdr>
            <w:top w:val="none" w:sz="0" w:space="0" w:color="auto"/>
            <w:left w:val="none" w:sz="0" w:space="0" w:color="auto"/>
            <w:bottom w:val="none" w:sz="0" w:space="0" w:color="auto"/>
            <w:right w:val="none" w:sz="0" w:space="0" w:color="auto"/>
          </w:divBdr>
        </w:div>
        <w:div w:id="746151208">
          <w:marLeft w:val="0"/>
          <w:marRight w:val="0"/>
          <w:marTop w:val="0"/>
          <w:marBottom w:val="0"/>
          <w:divBdr>
            <w:top w:val="none" w:sz="0" w:space="0" w:color="auto"/>
            <w:left w:val="none" w:sz="0" w:space="0" w:color="auto"/>
            <w:bottom w:val="none" w:sz="0" w:space="0" w:color="auto"/>
            <w:right w:val="none" w:sz="0" w:space="0" w:color="auto"/>
          </w:divBdr>
        </w:div>
        <w:div w:id="792360775">
          <w:marLeft w:val="0"/>
          <w:marRight w:val="0"/>
          <w:marTop w:val="0"/>
          <w:marBottom w:val="0"/>
          <w:divBdr>
            <w:top w:val="none" w:sz="0" w:space="0" w:color="auto"/>
            <w:left w:val="none" w:sz="0" w:space="0" w:color="auto"/>
            <w:bottom w:val="none" w:sz="0" w:space="0" w:color="auto"/>
            <w:right w:val="none" w:sz="0" w:space="0" w:color="auto"/>
          </w:divBdr>
        </w:div>
        <w:div w:id="826481166">
          <w:marLeft w:val="0"/>
          <w:marRight w:val="0"/>
          <w:marTop w:val="0"/>
          <w:marBottom w:val="0"/>
          <w:divBdr>
            <w:top w:val="none" w:sz="0" w:space="0" w:color="auto"/>
            <w:left w:val="none" w:sz="0" w:space="0" w:color="auto"/>
            <w:bottom w:val="none" w:sz="0" w:space="0" w:color="auto"/>
            <w:right w:val="none" w:sz="0" w:space="0" w:color="auto"/>
          </w:divBdr>
        </w:div>
        <w:div w:id="832912363">
          <w:marLeft w:val="0"/>
          <w:marRight w:val="0"/>
          <w:marTop w:val="0"/>
          <w:marBottom w:val="0"/>
          <w:divBdr>
            <w:top w:val="none" w:sz="0" w:space="0" w:color="auto"/>
            <w:left w:val="none" w:sz="0" w:space="0" w:color="auto"/>
            <w:bottom w:val="none" w:sz="0" w:space="0" w:color="auto"/>
            <w:right w:val="none" w:sz="0" w:space="0" w:color="auto"/>
          </w:divBdr>
        </w:div>
        <w:div w:id="990215273">
          <w:marLeft w:val="0"/>
          <w:marRight w:val="0"/>
          <w:marTop w:val="0"/>
          <w:marBottom w:val="0"/>
          <w:divBdr>
            <w:top w:val="none" w:sz="0" w:space="0" w:color="auto"/>
            <w:left w:val="none" w:sz="0" w:space="0" w:color="auto"/>
            <w:bottom w:val="none" w:sz="0" w:space="0" w:color="auto"/>
            <w:right w:val="none" w:sz="0" w:space="0" w:color="auto"/>
          </w:divBdr>
        </w:div>
        <w:div w:id="1018771636">
          <w:marLeft w:val="0"/>
          <w:marRight w:val="0"/>
          <w:marTop w:val="0"/>
          <w:marBottom w:val="0"/>
          <w:divBdr>
            <w:top w:val="none" w:sz="0" w:space="0" w:color="auto"/>
            <w:left w:val="none" w:sz="0" w:space="0" w:color="auto"/>
            <w:bottom w:val="none" w:sz="0" w:space="0" w:color="auto"/>
            <w:right w:val="none" w:sz="0" w:space="0" w:color="auto"/>
          </w:divBdr>
        </w:div>
        <w:div w:id="1236668159">
          <w:marLeft w:val="0"/>
          <w:marRight w:val="0"/>
          <w:marTop w:val="0"/>
          <w:marBottom w:val="0"/>
          <w:divBdr>
            <w:top w:val="none" w:sz="0" w:space="0" w:color="auto"/>
            <w:left w:val="none" w:sz="0" w:space="0" w:color="auto"/>
            <w:bottom w:val="none" w:sz="0" w:space="0" w:color="auto"/>
            <w:right w:val="none" w:sz="0" w:space="0" w:color="auto"/>
          </w:divBdr>
        </w:div>
        <w:div w:id="1265649538">
          <w:marLeft w:val="0"/>
          <w:marRight w:val="0"/>
          <w:marTop w:val="0"/>
          <w:marBottom w:val="0"/>
          <w:divBdr>
            <w:top w:val="none" w:sz="0" w:space="0" w:color="auto"/>
            <w:left w:val="none" w:sz="0" w:space="0" w:color="auto"/>
            <w:bottom w:val="none" w:sz="0" w:space="0" w:color="auto"/>
            <w:right w:val="none" w:sz="0" w:space="0" w:color="auto"/>
          </w:divBdr>
        </w:div>
        <w:div w:id="1294169841">
          <w:marLeft w:val="0"/>
          <w:marRight w:val="0"/>
          <w:marTop w:val="0"/>
          <w:marBottom w:val="0"/>
          <w:divBdr>
            <w:top w:val="none" w:sz="0" w:space="0" w:color="auto"/>
            <w:left w:val="none" w:sz="0" w:space="0" w:color="auto"/>
            <w:bottom w:val="none" w:sz="0" w:space="0" w:color="auto"/>
            <w:right w:val="none" w:sz="0" w:space="0" w:color="auto"/>
          </w:divBdr>
        </w:div>
        <w:div w:id="1331832825">
          <w:marLeft w:val="0"/>
          <w:marRight w:val="0"/>
          <w:marTop w:val="0"/>
          <w:marBottom w:val="0"/>
          <w:divBdr>
            <w:top w:val="none" w:sz="0" w:space="0" w:color="auto"/>
            <w:left w:val="none" w:sz="0" w:space="0" w:color="auto"/>
            <w:bottom w:val="none" w:sz="0" w:space="0" w:color="auto"/>
            <w:right w:val="none" w:sz="0" w:space="0" w:color="auto"/>
          </w:divBdr>
        </w:div>
        <w:div w:id="1834640204">
          <w:marLeft w:val="0"/>
          <w:marRight w:val="0"/>
          <w:marTop w:val="0"/>
          <w:marBottom w:val="0"/>
          <w:divBdr>
            <w:top w:val="none" w:sz="0" w:space="0" w:color="auto"/>
            <w:left w:val="none" w:sz="0" w:space="0" w:color="auto"/>
            <w:bottom w:val="none" w:sz="0" w:space="0" w:color="auto"/>
            <w:right w:val="none" w:sz="0" w:space="0" w:color="auto"/>
          </w:divBdr>
        </w:div>
        <w:div w:id="1838961047">
          <w:marLeft w:val="0"/>
          <w:marRight w:val="0"/>
          <w:marTop w:val="0"/>
          <w:marBottom w:val="0"/>
          <w:divBdr>
            <w:top w:val="none" w:sz="0" w:space="0" w:color="auto"/>
            <w:left w:val="none" w:sz="0" w:space="0" w:color="auto"/>
            <w:bottom w:val="none" w:sz="0" w:space="0" w:color="auto"/>
            <w:right w:val="none" w:sz="0" w:space="0" w:color="auto"/>
          </w:divBdr>
        </w:div>
        <w:div w:id="1844276622">
          <w:marLeft w:val="0"/>
          <w:marRight w:val="0"/>
          <w:marTop w:val="0"/>
          <w:marBottom w:val="0"/>
          <w:divBdr>
            <w:top w:val="none" w:sz="0" w:space="0" w:color="auto"/>
            <w:left w:val="none" w:sz="0" w:space="0" w:color="auto"/>
            <w:bottom w:val="none" w:sz="0" w:space="0" w:color="auto"/>
            <w:right w:val="none" w:sz="0" w:space="0" w:color="auto"/>
          </w:divBdr>
        </w:div>
        <w:div w:id="1927766525">
          <w:marLeft w:val="0"/>
          <w:marRight w:val="0"/>
          <w:marTop w:val="0"/>
          <w:marBottom w:val="0"/>
          <w:divBdr>
            <w:top w:val="none" w:sz="0" w:space="0" w:color="auto"/>
            <w:left w:val="none" w:sz="0" w:space="0" w:color="auto"/>
            <w:bottom w:val="none" w:sz="0" w:space="0" w:color="auto"/>
            <w:right w:val="none" w:sz="0" w:space="0" w:color="auto"/>
          </w:divBdr>
        </w:div>
        <w:div w:id="1942495544">
          <w:marLeft w:val="0"/>
          <w:marRight w:val="0"/>
          <w:marTop w:val="0"/>
          <w:marBottom w:val="0"/>
          <w:divBdr>
            <w:top w:val="none" w:sz="0" w:space="0" w:color="auto"/>
            <w:left w:val="none" w:sz="0" w:space="0" w:color="auto"/>
            <w:bottom w:val="none" w:sz="0" w:space="0" w:color="auto"/>
            <w:right w:val="none" w:sz="0" w:space="0" w:color="auto"/>
          </w:divBdr>
        </w:div>
        <w:div w:id="2037997929">
          <w:marLeft w:val="0"/>
          <w:marRight w:val="0"/>
          <w:marTop w:val="0"/>
          <w:marBottom w:val="0"/>
          <w:divBdr>
            <w:top w:val="none" w:sz="0" w:space="0" w:color="auto"/>
            <w:left w:val="none" w:sz="0" w:space="0" w:color="auto"/>
            <w:bottom w:val="none" w:sz="0" w:space="0" w:color="auto"/>
            <w:right w:val="none" w:sz="0" w:space="0" w:color="auto"/>
          </w:divBdr>
        </w:div>
      </w:divsChild>
    </w:div>
    <w:div w:id="1986474286">
      <w:bodyDiv w:val="1"/>
      <w:marLeft w:val="0"/>
      <w:marRight w:val="0"/>
      <w:marTop w:val="0"/>
      <w:marBottom w:val="0"/>
      <w:divBdr>
        <w:top w:val="none" w:sz="0" w:space="0" w:color="auto"/>
        <w:left w:val="none" w:sz="0" w:space="0" w:color="auto"/>
        <w:bottom w:val="none" w:sz="0" w:space="0" w:color="auto"/>
        <w:right w:val="none" w:sz="0" w:space="0" w:color="auto"/>
      </w:divBdr>
    </w:div>
    <w:div w:id="2021855782">
      <w:bodyDiv w:val="1"/>
      <w:marLeft w:val="0"/>
      <w:marRight w:val="0"/>
      <w:marTop w:val="0"/>
      <w:marBottom w:val="0"/>
      <w:divBdr>
        <w:top w:val="none" w:sz="0" w:space="0" w:color="auto"/>
        <w:left w:val="none" w:sz="0" w:space="0" w:color="auto"/>
        <w:bottom w:val="none" w:sz="0" w:space="0" w:color="auto"/>
        <w:right w:val="none" w:sz="0" w:space="0" w:color="auto"/>
      </w:divBdr>
    </w:div>
    <w:div w:id="2032342436">
      <w:bodyDiv w:val="1"/>
      <w:marLeft w:val="0"/>
      <w:marRight w:val="0"/>
      <w:marTop w:val="0"/>
      <w:marBottom w:val="0"/>
      <w:divBdr>
        <w:top w:val="none" w:sz="0" w:space="0" w:color="auto"/>
        <w:left w:val="none" w:sz="0" w:space="0" w:color="auto"/>
        <w:bottom w:val="none" w:sz="0" w:space="0" w:color="auto"/>
        <w:right w:val="none" w:sz="0" w:space="0" w:color="auto"/>
      </w:divBdr>
    </w:div>
    <w:div w:id="2107921741">
      <w:bodyDiv w:val="1"/>
      <w:marLeft w:val="0"/>
      <w:marRight w:val="0"/>
      <w:marTop w:val="0"/>
      <w:marBottom w:val="0"/>
      <w:divBdr>
        <w:top w:val="none" w:sz="0" w:space="0" w:color="auto"/>
        <w:left w:val="none" w:sz="0" w:space="0" w:color="auto"/>
        <w:bottom w:val="none" w:sz="0" w:space="0" w:color="auto"/>
        <w:right w:val="none" w:sz="0" w:space="0" w:color="auto"/>
      </w:divBdr>
    </w:div>
    <w:div w:id="213621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svn.virtual-solution.de/internal/main/BudgetTracker/trunk"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footer" Target="footer3.xml"/><Relationship Id="rId51" Type="http://schemas.openxmlformats.org/officeDocument/2006/relationships/fontTable" Target="fontTable.xml"/><Relationship Id="rId52" Type="http://schemas.openxmlformats.org/officeDocument/2006/relationships/theme" Target="theme/theme1.xml"/><Relationship Id="rId53" Type="http://schemas.microsoft.com/office/2007/relationships/stylesWithEffects" Target="stylesWithEffects.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header" Target="header1.xml"/><Relationship Id="rId46" Type="http://schemas.openxmlformats.org/officeDocument/2006/relationships/header" Target="header2.xm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mailto:gohar.hovhannisyan@virtual-solution.com?subject=Concerning%20SRS%20of%20Budget%20Tracker%20project"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mailto:arevik.tunyan@virtual-solution.com?subject=Concerning%20SRS%20of%20Budget%20Tracker%20project" TargetMode="External"/><Relationship Id="rId11" Type="http://schemas.openxmlformats.org/officeDocument/2006/relationships/hyperlink" Target="mailto:mihran.dovlatyan@virtual-solution.com?subject=Concerning%20SRS%20of%20Budget%20Tracker%20project" TargetMode="External"/><Relationship Id="rId12" Type="http://schemas.openxmlformats.org/officeDocument/2006/relationships/hyperlink" Target="mailto:gohar.hovhannisyan@virtual-solution.com?subject=Concerning%20SRS%20of%20Budget%20Tracker%20projec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0E69F-0313-8549-9212-D55236DAF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2883</Words>
  <Characters>16436</Characters>
  <Application>Microsoft Word 12.0.0</Application>
  <DocSecurity>0</DocSecurity>
  <Lines>136</Lines>
  <Paragraphs>32</Paragraphs>
  <ScaleCrop>false</ScaleCrop>
  <HeadingPairs>
    <vt:vector size="2" baseType="variant">
      <vt:variant>
        <vt:lpstr>Title</vt:lpstr>
      </vt:variant>
      <vt:variant>
        <vt:i4>1</vt:i4>
      </vt:variant>
    </vt:vector>
  </HeadingPairs>
  <TitlesOfParts>
    <vt:vector size="1" baseType="lpstr">
      <vt:lpstr>Budget Tracker</vt:lpstr>
    </vt:vector>
  </TitlesOfParts>
  <Manager/>
  <Company>tvs</Company>
  <LinksUpToDate>false</LinksUpToDate>
  <CharactersWithSpaces>20184</CharactersWithSpaces>
  <SharedDoc>false</SharedDoc>
  <HyperlinkBase/>
  <HLinks>
    <vt:vector size="102" baseType="variant">
      <vt:variant>
        <vt:i4>7929976</vt:i4>
      </vt:variant>
      <vt:variant>
        <vt:i4>99</vt:i4>
      </vt:variant>
      <vt:variant>
        <vt:i4>0</vt:i4>
      </vt:variant>
      <vt:variant>
        <vt:i4>5</vt:i4>
      </vt:variant>
      <vt:variant>
        <vt:lpwstr>http://www.virtual-solution.de/</vt:lpwstr>
      </vt:variant>
      <vt:variant>
        <vt:lpwstr/>
      </vt:variant>
      <vt:variant>
        <vt:i4>1179698</vt:i4>
      </vt:variant>
      <vt:variant>
        <vt:i4>92</vt:i4>
      </vt:variant>
      <vt:variant>
        <vt:i4>0</vt:i4>
      </vt:variant>
      <vt:variant>
        <vt:i4>5</vt:i4>
      </vt:variant>
      <vt:variant>
        <vt:lpwstr/>
      </vt:variant>
      <vt:variant>
        <vt:lpwstr>_Toc214702410</vt:lpwstr>
      </vt:variant>
      <vt:variant>
        <vt:i4>1245234</vt:i4>
      </vt:variant>
      <vt:variant>
        <vt:i4>86</vt:i4>
      </vt:variant>
      <vt:variant>
        <vt:i4>0</vt:i4>
      </vt:variant>
      <vt:variant>
        <vt:i4>5</vt:i4>
      </vt:variant>
      <vt:variant>
        <vt:lpwstr/>
      </vt:variant>
      <vt:variant>
        <vt:lpwstr>_Toc214702409</vt:lpwstr>
      </vt:variant>
      <vt:variant>
        <vt:i4>1245234</vt:i4>
      </vt:variant>
      <vt:variant>
        <vt:i4>80</vt:i4>
      </vt:variant>
      <vt:variant>
        <vt:i4>0</vt:i4>
      </vt:variant>
      <vt:variant>
        <vt:i4>5</vt:i4>
      </vt:variant>
      <vt:variant>
        <vt:lpwstr/>
      </vt:variant>
      <vt:variant>
        <vt:lpwstr>_Toc214702408</vt:lpwstr>
      </vt:variant>
      <vt:variant>
        <vt:i4>1245234</vt:i4>
      </vt:variant>
      <vt:variant>
        <vt:i4>74</vt:i4>
      </vt:variant>
      <vt:variant>
        <vt:i4>0</vt:i4>
      </vt:variant>
      <vt:variant>
        <vt:i4>5</vt:i4>
      </vt:variant>
      <vt:variant>
        <vt:lpwstr/>
      </vt:variant>
      <vt:variant>
        <vt:lpwstr>_Toc214702407</vt:lpwstr>
      </vt:variant>
      <vt:variant>
        <vt:i4>1245234</vt:i4>
      </vt:variant>
      <vt:variant>
        <vt:i4>68</vt:i4>
      </vt:variant>
      <vt:variant>
        <vt:i4>0</vt:i4>
      </vt:variant>
      <vt:variant>
        <vt:i4>5</vt:i4>
      </vt:variant>
      <vt:variant>
        <vt:lpwstr/>
      </vt:variant>
      <vt:variant>
        <vt:lpwstr>_Toc214702406</vt:lpwstr>
      </vt:variant>
      <vt:variant>
        <vt:i4>1245234</vt:i4>
      </vt:variant>
      <vt:variant>
        <vt:i4>62</vt:i4>
      </vt:variant>
      <vt:variant>
        <vt:i4>0</vt:i4>
      </vt:variant>
      <vt:variant>
        <vt:i4>5</vt:i4>
      </vt:variant>
      <vt:variant>
        <vt:lpwstr/>
      </vt:variant>
      <vt:variant>
        <vt:lpwstr>_Toc214702405</vt:lpwstr>
      </vt:variant>
      <vt:variant>
        <vt:i4>1245234</vt:i4>
      </vt:variant>
      <vt:variant>
        <vt:i4>56</vt:i4>
      </vt:variant>
      <vt:variant>
        <vt:i4>0</vt:i4>
      </vt:variant>
      <vt:variant>
        <vt:i4>5</vt:i4>
      </vt:variant>
      <vt:variant>
        <vt:lpwstr/>
      </vt:variant>
      <vt:variant>
        <vt:lpwstr>_Toc214702404</vt:lpwstr>
      </vt:variant>
      <vt:variant>
        <vt:i4>1245234</vt:i4>
      </vt:variant>
      <vt:variant>
        <vt:i4>50</vt:i4>
      </vt:variant>
      <vt:variant>
        <vt:i4>0</vt:i4>
      </vt:variant>
      <vt:variant>
        <vt:i4>5</vt:i4>
      </vt:variant>
      <vt:variant>
        <vt:lpwstr/>
      </vt:variant>
      <vt:variant>
        <vt:lpwstr>_Toc214702403</vt:lpwstr>
      </vt:variant>
      <vt:variant>
        <vt:i4>1245234</vt:i4>
      </vt:variant>
      <vt:variant>
        <vt:i4>44</vt:i4>
      </vt:variant>
      <vt:variant>
        <vt:i4>0</vt:i4>
      </vt:variant>
      <vt:variant>
        <vt:i4>5</vt:i4>
      </vt:variant>
      <vt:variant>
        <vt:lpwstr/>
      </vt:variant>
      <vt:variant>
        <vt:lpwstr>_Toc214702402</vt:lpwstr>
      </vt:variant>
      <vt:variant>
        <vt:i4>1245234</vt:i4>
      </vt:variant>
      <vt:variant>
        <vt:i4>38</vt:i4>
      </vt:variant>
      <vt:variant>
        <vt:i4>0</vt:i4>
      </vt:variant>
      <vt:variant>
        <vt:i4>5</vt:i4>
      </vt:variant>
      <vt:variant>
        <vt:lpwstr/>
      </vt:variant>
      <vt:variant>
        <vt:lpwstr>_Toc214702401</vt:lpwstr>
      </vt:variant>
      <vt:variant>
        <vt:i4>1245234</vt:i4>
      </vt:variant>
      <vt:variant>
        <vt:i4>32</vt:i4>
      </vt:variant>
      <vt:variant>
        <vt:i4>0</vt:i4>
      </vt:variant>
      <vt:variant>
        <vt:i4>5</vt:i4>
      </vt:variant>
      <vt:variant>
        <vt:lpwstr/>
      </vt:variant>
      <vt:variant>
        <vt:lpwstr>_Toc214702400</vt:lpwstr>
      </vt:variant>
      <vt:variant>
        <vt:i4>1703989</vt:i4>
      </vt:variant>
      <vt:variant>
        <vt:i4>26</vt:i4>
      </vt:variant>
      <vt:variant>
        <vt:i4>0</vt:i4>
      </vt:variant>
      <vt:variant>
        <vt:i4>5</vt:i4>
      </vt:variant>
      <vt:variant>
        <vt:lpwstr/>
      </vt:variant>
      <vt:variant>
        <vt:lpwstr>_Toc214702399</vt:lpwstr>
      </vt:variant>
      <vt:variant>
        <vt:i4>1703989</vt:i4>
      </vt:variant>
      <vt:variant>
        <vt:i4>20</vt:i4>
      </vt:variant>
      <vt:variant>
        <vt:i4>0</vt:i4>
      </vt:variant>
      <vt:variant>
        <vt:i4>5</vt:i4>
      </vt:variant>
      <vt:variant>
        <vt:lpwstr/>
      </vt:variant>
      <vt:variant>
        <vt:lpwstr>_Toc214702398</vt:lpwstr>
      </vt:variant>
      <vt:variant>
        <vt:i4>1703989</vt:i4>
      </vt:variant>
      <vt:variant>
        <vt:i4>14</vt:i4>
      </vt:variant>
      <vt:variant>
        <vt:i4>0</vt:i4>
      </vt:variant>
      <vt:variant>
        <vt:i4>5</vt:i4>
      </vt:variant>
      <vt:variant>
        <vt:lpwstr/>
      </vt:variant>
      <vt:variant>
        <vt:lpwstr>_Toc214702397</vt:lpwstr>
      </vt:variant>
      <vt:variant>
        <vt:i4>1703989</vt:i4>
      </vt:variant>
      <vt:variant>
        <vt:i4>8</vt:i4>
      </vt:variant>
      <vt:variant>
        <vt:i4>0</vt:i4>
      </vt:variant>
      <vt:variant>
        <vt:i4>5</vt:i4>
      </vt:variant>
      <vt:variant>
        <vt:lpwstr/>
      </vt:variant>
      <vt:variant>
        <vt:lpwstr>_Toc214702396</vt:lpwstr>
      </vt:variant>
      <vt:variant>
        <vt:i4>1703989</vt:i4>
      </vt:variant>
      <vt:variant>
        <vt:i4>2</vt:i4>
      </vt:variant>
      <vt:variant>
        <vt:i4>0</vt:i4>
      </vt:variant>
      <vt:variant>
        <vt:i4>5</vt:i4>
      </vt:variant>
      <vt:variant>
        <vt:lpwstr/>
      </vt:variant>
      <vt:variant>
        <vt:lpwstr>_Toc214702395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Budget Tracker</dc:title>
  <dc:subject/>
  <dc:creator>Gohar Hovhannisyan</dc:creator>
  <cp:keywords/>
  <dc:description/>
  <cp:lastModifiedBy>Gohar  Hovhannisyan</cp:lastModifiedBy>
  <cp:revision>3</cp:revision>
  <cp:lastPrinted>2012-03-07T12:15:00Z</cp:lastPrinted>
  <dcterms:created xsi:type="dcterms:W3CDTF">2012-03-07T12:15:00Z</dcterms:created>
  <dcterms:modified xsi:type="dcterms:W3CDTF">2012-03-07T15:08:00Z</dcterms:modified>
  <cp:category/>
</cp:coreProperties>
</file>